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rsidP="2BAA8972" wp14:paraId="53423FED" wp14:textId="29F92982">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2D0D5895" wp14:textId="3577F829">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9:12.163Z">
          <w:pPr>
            <w:spacing w:line="276" w:lineRule="auto"/>
            <w:jc w:val="both"/>
          </w:pPr>
        </w:pPrChange>
      </w:pPr>
      <w:r w:rsidR="0BA5A4CB">
        <w:drawing>
          <wp:inline xmlns:wp14="http://schemas.microsoft.com/office/word/2010/wordprocessingDrawing" wp14:editId="162144E1" wp14:anchorId="2DBF8465">
            <wp:extent cx="4572000" cy="1524000"/>
            <wp:effectExtent l="0" t="0" r="0" b="0"/>
            <wp:docPr id="50860281" name="drawing" title="A black background with red letter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60281" name="Picture 50860281"/>
                    <pic:cNvPicPr/>
                  </pic:nvPicPr>
                  <pic:blipFill>
                    <a:blip xmlns:r="http://schemas.openxmlformats.org/officeDocument/2006/relationships" r:embed="rId142698781">
                      <a:extLst>
                        <a:ext uri="{28A0092B-C50C-407E-A947-70E740481C1C}">
                          <a14:useLocalDpi xmlns:a14="http://schemas.microsoft.com/office/drawing/2010/main"/>
                        </a:ext>
                      </a:extLst>
                    </a:blip>
                    <a:stretch>
                      <a:fillRect/>
                    </a:stretch>
                  </pic:blipFill>
                  <pic:spPr>
                    <a:xfrm>
                      <a:off x="0" y="0"/>
                      <a:ext cx="4572000" cy="1524000"/>
                    </a:xfrm>
                    <a:prstGeom prst="rect">
                      <a:avLst/>
                    </a:prstGeom>
                  </pic:spPr>
                </pic:pic>
              </a:graphicData>
            </a:graphic>
          </wp:inline>
        </w:drawing>
      </w:r>
      <w:r>
        <w:br/>
      </w: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___________________________________________________________________________</w:t>
      </w:r>
    </w:p>
    <w:p xmlns:wp14="http://schemas.microsoft.com/office/word/2010/wordml" w:rsidP="2BAA8972" wp14:paraId="6A86B57F" wp14:textId="5E094D59">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9:12.163Z">
          <w:pPr>
            <w:spacing w:line="276" w:lineRule="auto"/>
            <w:jc w:val="both"/>
          </w:pPr>
        </w:pPrChange>
      </w:pP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FACULTY OF COMPUTING</w:t>
      </w:r>
    </w:p>
    <w:p xmlns:wp14="http://schemas.microsoft.com/office/word/2010/wordml" w:rsidP="2BAA8972" wp14:paraId="340A3DE4" wp14:textId="6B975626">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9:12.163Z">
          <w:pPr>
            <w:spacing w:line="276" w:lineRule="auto"/>
            <w:jc w:val="both"/>
          </w:pPr>
        </w:pPrChange>
      </w:pP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SEMESTER 1 2025/2026</w:t>
      </w:r>
    </w:p>
    <w:p xmlns:wp14="http://schemas.microsoft.com/office/word/2010/wordml" w:rsidP="2BAA8972" wp14:paraId="6EC4DEBE" wp14:textId="1EA2562D">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9:12.164Z">
          <w:pPr>
            <w:spacing w:line="276" w:lineRule="auto"/>
            <w:jc w:val="both"/>
          </w:pPr>
        </w:pPrChange>
      </w:pP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___________________________________________________________________________</w:t>
      </w:r>
    </w:p>
    <w:p xmlns:wp14="http://schemas.microsoft.com/office/word/2010/wordml" w:rsidP="2BAA8972" wp14:paraId="36B1A5EF" wp14:textId="0321D0BC">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9:12.164Z">
          <w:pPr>
            <w:spacing w:line="360" w:lineRule="auto"/>
            <w:jc w:val="both"/>
          </w:pPr>
        </w:pPrChange>
      </w:pP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SECP3744 – ENTERPRISE SYSTEMS DESIGN AND MODELLING (WBL)</w:t>
      </w:r>
    </w:p>
    <w:p xmlns:wp14="http://schemas.microsoft.com/office/word/2010/wordml" w:rsidP="2BAA8972" wp14:paraId="599735DD" wp14:textId="28E326BF">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9:12.164Z">
          <w:pPr>
            <w:spacing w:line="360" w:lineRule="auto"/>
            <w:jc w:val="both"/>
          </w:pPr>
        </w:pPrChange>
      </w:pP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SECTION 1</w:t>
      </w:r>
    </w:p>
    <w:p xmlns:wp14="http://schemas.microsoft.com/office/word/2010/wordml" w:rsidP="2BAA8972" wp14:paraId="59DF0DDC" wp14:textId="65F06A99">
      <w:pPr>
        <w:shd w:val="clear" w:color="auto" w:fill="FFFFFF" w:themeFill="background1"/>
        <w:spacing w:before="0" w:beforeAutospacing="off" w:after="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9:12.164Z">
          <w:pPr>
            <w:shd w:val="clear" w:color="auto" w:fill="FFFFFF" w:themeFill="background1"/>
            <w:spacing w:before="0" w:beforeAutospacing="off" w:after="0" w:afterAutospacing="off" w:line="360" w:lineRule="auto"/>
            <w:jc w:val="both"/>
          </w:pPr>
        </w:pPrChange>
      </w:pP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 xml:space="preserve">TITLE: </w:t>
      </w:r>
    </w:p>
    <w:p xmlns:wp14="http://schemas.microsoft.com/office/word/2010/wordml" w:rsidP="2BAA8972" wp14:paraId="6AE5EEB3" wp14:textId="64C8FDF4">
      <w:pPr>
        <w:spacing w:before="0" w:beforeAutospacing="off" w:after="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9:12.165Z">
          <w:pPr>
            <w:spacing w:before="0" w:beforeAutospacing="off" w:after="0" w:afterAutospacing="off" w:line="360" w:lineRule="auto"/>
            <w:jc w:val="both"/>
          </w:pPr>
        </w:pPrChange>
      </w:pP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ENTERPRISE SYSTEM DEVELOPMENT AND MANAGEMENT (ESDM) PROJECT</w:t>
      </w:r>
    </w:p>
    <w:p xmlns:wp14="http://schemas.microsoft.com/office/word/2010/wordml" w:rsidP="2BAA8972" wp14:paraId="4D32194B" wp14:textId="54CC0FDD">
      <w:pPr>
        <w:shd w:val="clear" w:color="auto" w:fill="FFFFFF" w:themeFill="background1"/>
        <w:spacing w:before="0" w:beforeAutospacing="off" w:after="0" w:afterAutospacing="off" w:line="360" w:lineRule="auto"/>
        <w:jc w:val="center"/>
        <w:rPr>
          <w:rFonts w:ascii="Times New Roman" w:hAnsi="Times New Roman" w:eastAsia="Times New Roman" w:cs="Times New Roman"/>
          <w:b w:val="0"/>
          <w:bCs w:val="0"/>
          <w:i w:val="0"/>
          <w:iCs w:val="0"/>
          <w:caps w:val="0"/>
          <w:smallCaps w:val="0"/>
          <w:noProof w:val="0"/>
          <w:color w:val="1F1F1F"/>
          <w:sz w:val="24"/>
          <w:szCs w:val="24"/>
          <w:lang w:val="en-US"/>
        </w:rPr>
        <w:pPrChange w:author="Guest User" w:date="2025-12-28T09:49:12.165Z">
          <w:pPr>
            <w:shd w:val="clear" w:color="auto" w:fill="FFFFFF" w:themeFill="background1"/>
            <w:spacing w:before="0" w:beforeAutospacing="off" w:after="0" w:afterAutospacing="off" w:line="360" w:lineRule="auto"/>
            <w:jc w:val="both"/>
          </w:pPr>
        </w:pPrChange>
      </w:pPr>
    </w:p>
    <w:p xmlns:wp14="http://schemas.microsoft.com/office/word/2010/wordml" w:rsidP="2BAA8972" wp14:paraId="0C206FDC" wp14:textId="7CEAB6B2">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9:12.165Z">
          <w:pPr>
            <w:spacing w:line="360" w:lineRule="auto"/>
            <w:jc w:val="both"/>
          </w:pPr>
        </w:pPrChange>
      </w:pP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LECTURER: DR. ARYATI BINTI BAKR</w:t>
      </w:r>
      <w:r w:rsidRPr="2BAA8972" w:rsidR="65C5AC0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I</w:t>
      </w:r>
    </w:p>
    <w:p xmlns:wp14="http://schemas.microsoft.com/office/word/2010/wordml" w:rsidP="2BAA8972" wp14:paraId="473932CB" wp14:textId="14AFA614">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6A9CCA2A" wp14:textId="3B5BD6D6">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16A3B6FF" wp14:textId="59565735">
      <w:pPr>
        <w:spacing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pPr>
    </w:p>
    <w:p xmlns:wp14="http://schemas.microsoft.com/office/word/2010/wordml" w:rsidP="2BAA8972" wp14:paraId="241E77D8" wp14:textId="675C2F16">
      <w:pPr>
        <w:jc w:val="both"/>
        <w:rPr>
          <w:rFonts w:ascii="Times New Roman" w:hAnsi="Times New Roman" w:eastAsia="Times New Roman" w:cs="Times New Roman"/>
        </w:rPr>
      </w:pPr>
      <w:r w:rsidRPr="2BAA8972">
        <w:rPr>
          <w:rFonts w:ascii="Times New Roman" w:hAnsi="Times New Roman" w:eastAsia="Times New Roman" w:cs="Times New Roman"/>
        </w:rPr>
        <w:br w:type="page"/>
      </w:r>
    </w:p>
    <w:p xmlns:wp14="http://schemas.microsoft.com/office/word/2010/wordml" w:rsidP="2BAA8972" wp14:paraId="591DBAC0" wp14:textId="558666A5">
      <w:pPr>
        <w:pStyle w:val="Normal"/>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9:08.392Z">
          <w:pPr>
            <w:pStyle w:val="Normal"/>
            <w:spacing w:line="360" w:lineRule="auto"/>
            <w:jc w:val="both"/>
          </w:pPr>
        </w:pPrChange>
      </w:pP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TABLE OF CONTENTS</w:t>
      </w:r>
    </w:p>
    <w:sdt>
      <w:sdtPr>
        <w:id w:val="1200878268"/>
        <w:docPartObj>
          <w:docPartGallery w:val="Table of Contents"/>
          <w:docPartUnique/>
        </w:docPartObj>
      </w:sdtPr>
      <w:sdtContent>
        <w:p xmlns:wp14="http://schemas.microsoft.com/office/word/2010/wordml" w:rsidP="0873BC31" wp14:paraId="38E29352" wp14:textId="44B7A3F2">
          <w:pPr>
            <w:pStyle w:val="TOC1"/>
            <w:tabs>
              <w:tab w:val="right" w:leader="dot" w:pos="9360"/>
            </w:tabs>
            <w:bidi w:val="0"/>
            <w:rPr>
              <w:rStyle w:val="Hyperlink"/>
            </w:rPr>
          </w:pPr>
          <w:r>
            <w:fldChar w:fldCharType="begin"/>
          </w:r>
          <w:r>
            <w:instrText xml:space="preserve">TOC \o "1-9" \z \u \h</w:instrText>
          </w:r>
          <w:r>
            <w:fldChar w:fldCharType="separate"/>
          </w:r>
          <w:hyperlink w:anchor="_Toc1604888128">
            <w:r w:rsidRPr="2BAA8972" w:rsidR="2BAA8972">
              <w:rPr>
                <w:rStyle w:val="Hyperlink"/>
              </w:rPr>
              <w:t>LIST OF TABLES</w:t>
            </w:r>
            <w:r>
              <w:tab/>
            </w:r>
            <w:r>
              <w:fldChar w:fldCharType="begin"/>
            </w:r>
            <w:r>
              <w:instrText xml:space="preserve">PAGEREF _Toc1604888128 \h</w:instrText>
            </w:r>
            <w:r>
              <w:fldChar w:fldCharType="separate"/>
            </w:r>
            <w:r w:rsidRPr="2BAA8972" w:rsidR="2BAA8972">
              <w:rPr>
                <w:rStyle w:val="Hyperlink"/>
              </w:rPr>
              <w:t>2</w:t>
            </w:r>
            <w:r>
              <w:fldChar w:fldCharType="end"/>
            </w:r>
          </w:hyperlink>
        </w:p>
        <w:p xmlns:wp14="http://schemas.microsoft.com/office/word/2010/wordml" w:rsidP="0873BC31" wp14:paraId="2C3AD1B3" wp14:textId="2355F9CD">
          <w:pPr>
            <w:pStyle w:val="TOC1"/>
            <w:tabs>
              <w:tab w:val="right" w:leader="dot" w:pos="9360"/>
            </w:tabs>
            <w:bidi w:val="0"/>
            <w:rPr>
              <w:rStyle w:val="Hyperlink"/>
            </w:rPr>
          </w:pPr>
          <w:hyperlink w:anchor="_Toc1377128595">
            <w:r w:rsidRPr="2BAA8972" w:rsidR="2BAA8972">
              <w:rPr>
                <w:rStyle w:val="Hyperlink"/>
              </w:rPr>
              <w:t>LIST OF FIGURES</w:t>
            </w:r>
            <w:r>
              <w:tab/>
            </w:r>
            <w:r>
              <w:fldChar w:fldCharType="begin"/>
            </w:r>
            <w:r>
              <w:instrText xml:space="preserve">PAGEREF _Toc1377128595 \h</w:instrText>
            </w:r>
            <w:r>
              <w:fldChar w:fldCharType="separate"/>
            </w:r>
            <w:r w:rsidRPr="2BAA8972" w:rsidR="2BAA8972">
              <w:rPr>
                <w:rStyle w:val="Hyperlink"/>
              </w:rPr>
              <w:t>2</w:t>
            </w:r>
            <w:r>
              <w:fldChar w:fldCharType="end"/>
            </w:r>
          </w:hyperlink>
        </w:p>
        <w:p xmlns:wp14="http://schemas.microsoft.com/office/word/2010/wordml" w:rsidP="0873BC31" wp14:paraId="408925EA" wp14:textId="144E11A6">
          <w:pPr>
            <w:pStyle w:val="TOC1"/>
            <w:tabs>
              <w:tab w:val="right" w:leader="dot" w:pos="9360"/>
            </w:tabs>
            <w:bidi w:val="0"/>
            <w:rPr>
              <w:rStyle w:val="Hyperlink"/>
            </w:rPr>
          </w:pPr>
          <w:hyperlink w:anchor="_Toc903289250">
            <w:r w:rsidRPr="2BAA8972" w:rsidR="2BAA8972">
              <w:rPr>
                <w:rStyle w:val="Hyperlink"/>
              </w:rPr>
              <w:t>LIST OF ABBREVIATIONS</w:t>
            </w:r>
            <w:r>
              <w:tab/>
            </w:r>
            <w:r>
              <w:fldChar w:fldCharType="begin"/>
            </w:r>
            <w:r>
              <w:instrText xml:space="preserve">PAGEREF _Toc903289250 \h</w:instrText>
            </w:r>
            <w:r>
              <w:fldChar w:fldCharType="separate"/>
            </w:r>
            <w:r w:rsidRPr="2BAA8972" w:rsidR="2BAA8972">
              <w:rPr>
                <w:rStyle w:val="Hyperlink"/>
              </w:rPr>
              <w:t>2</w:t>
            </w:r>
            <w:r>
              <w:fldChar w:fldCharType="end"/>
            </w:r>
          </w:hyperlink>
        </w:p>
        <w:p xmlns:wp14="http://schemas.microsoft.com/office/word/2010/wordml" w:rsidP="0873BC31" wp14:paraId="539278E5" wp14:textId="0DEDF582">
          <w:pPr>
            <w:pStyle w:val="TOC1"/>
            <w:tabs>
              <w:tab w:val="right" w:leader="dot" w:pos="9360"/>
            </w:tabs>
            <w:bidi w:val="0"/>
            <w:rPr>
              <w:rStyle w:val="Hyperlink"/>
            </w:rPr>
          </w:pPr>
          <w:hyperlink w:anchor="_Toc2097811078">
            <w:r w:rsidRPr="2BAA8972" w:rsidR="2BAA8972">
              <w:rPr>
                <w:rStyle w:val="Hyperlink"/>
              </w:rPr>
              <w:t>LIST OF APPENDICES</w:t>
            </w:r>
            <w:r>
              <w:tab/>
            </w:r>
            <w:r>
              <w:fldChar w:fldCharType="begin"/>
            </w:r>
            <w:r>
              <w:instrText xml:space="preserve">PAGEREF _Toc2097811078 \h</w:instrText>
            </w:r>
            <w:r>
              <w:fldChar w:fldCharType="separate"/>
            </w:r>
            <w:r w:rsidRPr="2BAA8972" w:rsidR="2BAA8972">
              <w:rPr>
                <w:rStyle w:val="Hyperlink"/>
              </w:rPr>
              <w:t>2</w:t>
            </w:r>
            <w:r>
              <w:fldChar w:fldCharType="end"/>
            </w:r>
          </w:hyperlink>
        </w:p>
        <w:p xmlns:wp14="http://schemas.microsoft.com/office/word/2010/wordml" w:rsidP="0873BC31" wp14:paraId="1DDC2AD0" wp14:textId="562FB90A">
          <w:pPr>
            <w:pStyle w:val="TOC1"/>
            <w:tabs>
              <w:tab w:val="right" w:leader="dot" w:pos="9360"/>
            </w:tabs>
            <w:bidi w:val="0"/>
            <w:rPr>
              <w:rStyle w:val="Hyperlink"/>
            </w:rPr>
          </w:pPr>
          <w:hyperlink w:anchor="_Toc320925754">
            <w:r w:rsidRPr="2BAA8972" w:rsidR="2BAA8972">
              <w:rPr>
                <w:rStyle w:val="Hyperlink"/>
              </w:rPr>
              <w:t>CHAPTER 1</w:t>
            </w:r>
            <w:r>
              <w:tab/>
            </w:r>
            <w:r>
              <w:fldChar w:fldCharType="begin"/>
            </w:r>
            <w:r>
              <w:instrText xml:space="preserve">PAGEREF _Toc320925754 \h</w:instrText>
            </w:r>
            <w:r>
              <w:fldChar w:fldCharType="separate"/>
            </w:r>
            <w:r w:rsidRPr="2BAA8972" w:rsidR="2BAA8972">
              <w:rPr>
                <w:rStyle w:val="Hyperlink"/>
              </w:rPr>
              <w:t>3</w:t>
            </w:r>
            <w:r>
              <w:fldChar w:fldCharType="end"/>
            </w:r>
          </w:hyperlink>
        </w:p>
        <w:p xmlns:wp14="http://schemas.microsoft.com/office/word/2010/wordml" w:rsidP="0873BC31" wp14:paraId="7743863E" wp14:textId="4DC7B32D">
          <w:pPr>
            <w:pStyle w:val="TOC2"/>
            <w:tabs>
              <w:tab w:val="right" w:leader="dot" w:pos="9360"/>
            </w:tabs>
            <w:bidi w:val="0"/>
            <w:rPr>
              <w:rStyle w:val="Hyperlink"/>
            </w:rPr>
          </w:pPr>
          <w:hyperlink w:anchor="_Toc475023162">
            <w:r w:rsidRPr="2BAA8972" w:rsidR="2BAA8972">
              <w:rPr>
                <w:rStyle w:val="Hyperlink"/>
              </w:rPr>
              <w:t>1.1OVERVIEW</w:t>
            </w:r>
            <w:r>
              <w:tab/>
            </w:r>
            <w:r>
              <w:fldChar w:fldCharType="begin"/>
            </w:r>
            <w:r>
              <w:instrText xml:space="preserve">PAGEREF _Toc475023162 \h</w:instrText>
            </w:r>
            <w:r>
              <w:fldChar w:fldCharType="separate"/>
            </w:r>
            <w:r w:rsidRPr="2BAA8972" w:rsidR="2BAA8972">
              <w:rPr>
                <w:rStyle w:val="Hyperlink"/>
              </w:rPr>
              <w:t>3</w:t>
            </w:r>
            <w:r>
              <w:fldChar w:fldCharType="end"/>
            </w:r>
          </w:hyperlink>
        </w:p>
        <w:p xmlns:wp14="http://schemas.microsoft.com/office/word/2010/wordml" w:rsidP="0873BC31" wp14:paraId="29DFBDB5" wp14:textId="527AABEB">
          <w:pPr>
            <w:pStyle w:val="TOC2"/>
            <w:tabs>
              <w:tab w:val="right" w:leader="dot" w:pos="9360"/>
            </w:tabs>
            <w:bidi w:val="0"/>
            <w:rPr>
              <w:rStyle w:val="Hyperlink"/>
            </w:rPr>
          </w:pPr>
          <w:hyperlink w:anchor="_Toc755326969">
            <w:r w:rsidRPr="2BAA8972" w:rsidR="2BAA8972">
              <w:rPr>
                <w:rStyle w:val="Hyperlink"/>
              </w:rPr>
              <w:t>1.2PROBLEM STATEMENT</w:t>
            </w:r>
            <w:r>
              <w:tab/>
            </w:r>
            <w:r>
              <w:fldChar w:fldCharType="begin"/>
            </w:r>
            <w:r>
              <w:instrText xml:space="preserve">PAGEREF _Toc755326969 \h</w:instrText>
            </w:r>
            <w:r>
              <w:fldChar w:fldCharType="separate"/>
            </w:r>
            <w:r w:rsidRPr="2BAA8972" w:rsidR="2BAA8972">
              <w:rPr>
                <w:rStyle w:val="Hyperlink"/>
              </w:rPr>
              <w:t>4</w:t>
            </w:r>
            <w:r>
              <w:fldChar w:fldCharType="end"/>
            </w:r>
          </w:hyperlink>
        </w:p>
        <w:p xmlns:wp14="http://schemas.microsoft.com/office/word/2010/wordml" w:rsidP="0873BC31" wp14:paraId="37C80991" wp14:textId="43F66B99">
          <w:pPr>
            <w:pStyle w:val="TOC2"/>
            <w:tabs>
              <w:tab w:val="right" w:leader="dot" w:pos="9360"/>
            </w:tabs>
            <w:bidi w:val="0"/>
            <w:rPr>
              <w:rStyle w:val="Hyperlink"/>
            </w:rPr>
          </w:pPr>
          <w:hyperlink w:anchor="_Toc323859525">
            <w:r w:rsidRPr="2BAA8972" w:rsidR="2BAA8972">
              <w:rPr>
                <w:rStyle w:val="Hyperlink"/>
              </w:rPr>
              <w:t>1.3PROJECT OBJECTIVES</w:t>
            </w:r>
            <w:r>
              <w:tab/>
            </w:r>
            <w:r>
              <w:fldChar w:fldCharType="begin"/>
            </w:r>
            <w:r>
              <w:instrText xml:space="preserve">PAGEREF _Toc323859525 \h</w:instrText>
            </w:r>
            <w:r>
              <w:fldChar w:fldCharType="separate"/>
            </w:r>
            <w:r w:rsidRPr="2BAA8972" w:rsidR="2BAA8972">
              <w:rPr>
                <w:rStyle w:val="Hyperlink"/>
              </w:rPr>
              <w:t>5</w:t>
            </w:r>
            <w:r>
              <w:fldChar w:fldCharType="end"/>
            </w:r>
          </w:hyperlink>
        </w:p>
        <w:p xmlns:wp14="http://schemas.microsoft.com/office/word/2010/wordml" w:rsidP="2BAA8972" wp14:paraId="502CEBD6" wp14:textId="5EBA8DAA">
          <w:pPr>
            <w:pStyle w:val="TOC3"/>
            <w:tabs>
              <w:tab w:val="right" w:leader="dot" w:pos="9360"/>
            </w:tabs>
            <w:bidi w:val="0"/>
            <w:rPr>
              <w:rStyle w:val="Hyperlink"/>
            </w:rPr>
          </w:pPr>
          <w:hyperlink w:anchor="_Toc1675815886">
            <w:r w:rsidRPr="2BAA8972" w:rsidR="2BAA8972">
              <w:rPr>
                <w:rStyle w:val="Hyperlink"/>
              </w:rPr>
              <w:t>1.4.1IN-SCOPE</w:t>
            </w:r>
            <w:r>
              <w:tab/>
            </w:r>
            <w:r>
              <w:fldChar w:fldCharType="begin"/>
            </w:r>
            <w:r>
              <w:instrText xml:space="preserve">PAGEREF _Toc1675815886 \h</w:instrText>
            </w:r>
            <w:r>
              <w:fldChar w:fldCharType="separate"/>
            </w:r>
            <w:r w:rsidRPr="2BAA8972" w:rsidR="2BAA8972">
              <w:rPr>
                <w:rStyle w:val="Hyperlink"/>
              </w:rPr>
              <w:t>5</w:t>
            </w:r>
            <w:r>
              <w:fldChar w:fldCharType="end"/>
            </w:r>
          </w:hyperlink>
        </w:p>
        <w:p xmlns:wp14="http://schemas.microsoft.com/office/word/2010/wordml" w:rsidP="2BAA8972" wp14:paraId="1433ED91" wp14:textId="3D3B641E">
          <w:pPr>
            <w:pStyle w:val="TOC3"/>
            <w:tabs>
              <w:tab w:val="right" w:leader="dot" w:pos="9360"/>
            </w:tabs>
            <w:bidi w:val="0"/>
            <w:rPr>
              <w:rStyle w:val="Hyperlink"/>
            </w:rPr>
          </w:pPr>
          <w:hyperlink w:anchor="_Toc1474082223">
            <w:r w:rsidRPr="2BAA8972" w:rsidR="2BAA8972">
              <w:rPr>
                <w:rStyle w:val="Hyperlink"/>
              </w:rPr>
              <w:t>1.4.2OUT-OF-SCOPE</w:t>
            </w:r>
            <w:r>
              <w:tab/>
            </w:r>
            <w:r>
              <w:fldChar w:fldCharType="begin"/>
            </w:r>
            <w:r>
              <w:instrText xml:space="preserve">PAGEREF _Toc1474082223 \h</w:instrText>
            </w:r>
            <w:r>
              <w:fldChar w:fldCharType="separate"/>
            </w:r>
            <w:r w:rsidRPr="2BAA8972" w:rsidR="2BAA8972">
              <w:rPr>
                <w:rStyle w:val="Hyperlink"/>
              </w:rPr>
              <w:t>6</w:t>
            </w:r>
            <w:r>
              <w:fldChar w:fldCharType="end"/>
            </w:r>
          </w:hyperlink>
        </w:p>
        <w:p xmlns:wp14="http://schemas.microsoft.com/office/word/2010/wordml" w:rsidP="2BAA8972" wp14:paraId="74ADE3E3" wp14:textId="100C37AE">
          <w:pPr>
            <w:pStyle w:val="TOC2"/>
            <w:tabs>
              <w:tab w:val="right" w:leader="dot" w:pos="9360"/>
            </w:tabs>
            <w:bidi w:val="0"/>
            <w:rPr>
              <w:rStyle w:val="Hyperlink"/>
            </w:rPr>
          </w:pPr>
          <w:hyperlink w:anchor="_Toc2050334311">
            <w:r w:rsidRPr="2BAA8972" w:rsidR="2BAA8972">
              <w:rPr>
                <w:rStyle w:val="Hyperlink"/>
              </w:rPr>
              <w:t>1.5PROJECT IMPORTANCE</w:t>
            </w:r>
            <w:r>
              <w:tab/>
            </w:r>
            <w:r>
              <w:fldChar w:fldCharType="begin"/>
            </w:r>
            <w:r>
              <w:instrText xml:space="preserve">PAGEREF _Toc2050334311 \h</w:instrText>
            </w:r>
            <w:r>
              <w:fldChar w:fldCharType="separate"/>
            </w:r>
            <w:r w:rsidRPr="2BAA8972" w:rsidR="2BAA8972">
              <w:rPr>
                <w:rStyle w:val="Hyperlink"/>
              </w:rPr>
              <w:t>6</w:t>
            </w:r>
            <w:r>
              <w:fldChar w:fldCharType="end"/>
            </w:r>
          </w:hyperlink>
        </w:p>
        <w:p xmlns:wp14="http://schemas.microsoft.com/office/word/2010/wordml" w:rsidP="2BAA8972" wp14:paraId="7E3E8B8B" wp14:textId="5D37A2FA">
          <w:pPr>
            <w:pStyle w:val="TOC3"/>
            <w:tabs>
              <w:tab w:val="right" w:leader="dot" w:pos="9360"/>
            </w:tabs>
            <w:bidi w:val="0"/>
            <w:rPr>
              <w:rStyle w:val="Hyperlink"/>
            </w:rPr>
          </w:pPr>
          <w:hyperlink w:anchor="_Toc1377447429">
            <w:r w:rsidRPr="2BAA8972" w:rsidR="2BAA8972">
              <w:rPr>
                <w:rStyle w:val="Hyperlink"/>
              </w:rPr>
              <w:t>1.5.1 Strategic Alignment and Resources Optimization</w:t>
            </w:r>
            <w:r>
              <w:tab/>
            </w:r>
            <w:r>
              <w:fldChar w:fldCharType="begin"/>
            </w:r>
            <w:r>
              <w:instrText xml:space="preserve">PAGEREF _Toc1377447429 \h</w:instrText>
            </w:r>
            <w:r>
              <w:fldChar w:fldCharType="separate"/>
            </w:r>
            <w:r w:rsidRPr="2BAA8972" w:rsidR="2BAA8972">
              <w:rPr>
                <w:rStyle w:val="Hyperlink"/>
              </w:rPr>
              <w:t>6</w:t>
            </w:r>
            <w:r>
              <w:fldChar w:fldCharType="end"/>
            </w:r>
          </w:hyperlink>
        </w:p>
        <w:p xmlns:wp14="http://schemas.microsoft.com/office/word/2010/wordml" w:rsidP="2BAA8972" wp14:paraId="772BA007" wp14:textId="38C08CFA">
          <w:pPr>
            <w:pStyle w:val="TOC3"/>
            <w:tabs>
              <w:tab w:val="right" w:leader="dot" w:pos="9360"/>
            </w:tabs>
            <w:bidi w:val="0"/>
            <w:rPr>
              <w:rStyle w:val="Hyperlink"/>
            </w:rPr>
          </w:pPr>
          <w:hyperlink w:anchor="_Toc2078627194">
            <w:r w:rsidRPr="2BAA8972" w:rsidR="2BAA8972">
              <w:rPr>
                <w:rStyle w:val="Hyperlink"/>
              </w:rPr>
              <w:t>1.5.2 Operational Efficiency and System Integration</w:t>
            </w:r>
            <w:r>
              <w:tab/>
            </w:r>
            <w:r>
              <w:fldChar w:fldCharType="begin"/>
            </w:r>
            <w:r>
              <w:instrText xml:space="preserve">PAGEREF _Toc2078627194 \h</w:instrText>
            </w:r>
            <w:r>
              <w:fldChar w:fldCharType="separate"/>
            </w:r>
            <w:r w:rsidRPr="2BAA8972" w:rsidR="2BAA8972">
              <w:rPr>
                <w:rStyle w:val="Hyperlink"/>
              </w:rPr>
              <w:t>7</w:t>
            </w:r>
            <w:r>
              <w:fldChar w:fldCharType="end"/>
            </w:r>
          </w:hyperlink>
        </w:p>
        <w:p xmlns:wp14="http://schemas.microsoft.com/office/word/2010/wordml" w:rsidP="2BAA8972" wp14:paraId="01E8F115" wp14:textId="6AB0862D">
          <w:pPr>
            <w:pStyle w:val="TOC3"/>
            <w:tabs>
              <w:tab w:val="right" w:leader="dot" w:pos="9360"/>
            </w:tabs>
            <w:bidi w:val="0"/>
            <w:rPr>
              <w:rStyle w:val="Hyperlink"/>
            </w:rPr>
          </w:pPr>
          <w:hyperlink w:anchor="_Toc1503770718">
            <w:r w:rsidRPr="2BAA8972" w:rsidR="2BAA8972">
              <w:rPr>
                <w:rStyle w:val="Hyperlink"/>
              </w:rPr>
              <w:t>1.5.3 Enhanced Student Experience</w:t>
            </w:r>
            <w:r>
              <w:tab/>
            </w:r>
            <w:r>
              <w:fldChar w:fldCharType="begin"/>
            </w:r>
            <w:r>
              <w:instrText xml:space="preserve">PAGEREF _Toc1503770718 \h</w:instrText>
            </w:r>
            <w:r>
              <w:fldChar w:fldCharType="separate"/>
            </w:r>
            <w:r w:rsidRPr="2BAA8972" w:rsidR="2BAA8972">
              <w:rPr>
                <w:rStyle w:val="Hyperlink"/>
              </w:rPr>
              <w:t>7</w:t>
            </w:r>
            <w:r>
              <w:fldChar w:fldCharType="end"/>
            </w:r>
          </w:hyperlink>
        </w:p>
        <w:p xmlns:wp14="http://schemas.microsoft.com/office/word/2010/wordml" w:rsidP="2BAA8972" wp14:paraId="588C395A" wp14:textId="41821791">
          <w:pPr>
            <w:pStyle w:val="TOC1"/>
            <w:tabs>
              <w:tab w:val="right" w:leader="dot" w:pos="9360"/>
            </w:tabs>
            <w:bidi w:val="0"/>
            <w:rPr>
              <w:rStyle w:val="Hyperlink"/>
            </w:rPr>
          </w:pPr>
          <w:hyperlink w:anchor="_Toc898979192">
            <w:r w:rsidRPr="2BAA8972" w:rsidR="2BAA8972">
              <w:rPr>
                <w:rStyle w:val="Hyperlink"/>
              </w:rPr>
              <w:t>CHAPTER 2</w:t>
            </w:r>
            <w:r>
              <w:tab/>
            </w:r>
            <w:r>
              <w:fldChar w:fldCharType="begin"/>
            </w:r>
            <w:r>
              <w:instrText xml:space="preserve">PAGEREF _Toc898979192 \h</w:instrText>
            </w:r>
            <w:r>
              <w:fldChar w:fldCharType="separate"/>
            </w:r>
            <w:r w:rsidRPr="2BAA8972" w:rsidR="2BAA8972">
              <w:rPr>
                <w:rStyle w:val="Hyperlink"/>
              </w:rPr>
              <w:t>7</w:t>
            </w:r>
            <w:r>
              <w:fldChar w:fldCharType="end"/>
            </w:r>
          </w:hyperlink>
        </w:p>
        <w:p xmlns:wp14="http://schemas.microsoft.com/office/word/2010/wordml" w:rsidP="0873BC31" wp14:paraId="61363DC7" wp14:textId="1C2A5878">
          <w:pPr>
            <w:pStyle w:val="TOC2"/>
            <w:tabs>
              <w:tab w:val="right" w:leader="dot" w:pos="9360"/>
            </w:tabs>
            <w:bidi w:val="0"/>
            <w:rPr>
              <w:rStyle w:val="Hyperlink"/>
            </w:rPr>
          </w:pPr>
          <w:hyperlink w:anchor="_Toc558692689">
            <w:r w:rsidRPr="2BAA8972" w:rsidR="2BAA8972">
              <w:rPr>
                <w:rStyle w:val="Hyperlink"/>
              </w:rPr>
              <w:t>2.1INTRODUCTION</w:t>
            </w:r>
            <w:r>
              <w:tab/>
            </w:r>
            <w:r>
              <w:fldChar w:fldCharType="begin"/>
            </w:r>
            <w:r>
              <w:instrText xml:space="preserve">PAGEREF _Toc558692689 \h</w:instrText>
            </w:r>
            <w:r>
              <w:fldChar w:fldCharType="separate"/>
            </w:r>
            <w:r w:rsidRPr="2BAA8972" w:rsidR="2BAA8972">
              <w:rPr>
                <w:rStyle w:val="Hyperlink"/>
              </w:rPr>
              <w:t>8</w:t>
            </w:r>
            <w:r>
              <w:fldChar w:fldCharType="end"/>
            </w:r>
          </w:hyperlink>
        </w:p>
        <w:p xmlns:wp14="http://schemas.microsoft.com/office/word/2010/wordml" w:rsidP="2BAA8972" wp14:paraId="0D8F4B9D" wp14:textId="3D811C01">
          <w:pPr>
            <w:pStyle w:val="TOC2"/>
            <w:tabs>
              <w:tab w:val="right" w:leader="dot" w:pos="9360"/>
            </w:tabs>
            <w:bidi w:val="0"/>
            <w:rPr>
              <w:rStyle w:val="Hyperlink"/>
            </w:rPr>
          </w:pPr>
          <w:hyperlink w:anchor="_Toc2090156581">
            <w:r w:rsidRPr="2BAA8972" w:rsidR="2BAA8972">
              <w:rPr>
                <w:rStyle w:val="Hyperlink"/>
              </w:rPr>
              <w:t>2.2ENTERPRISE ARCHITECTURE</w:t>
            </w:r>
            <w:r>
              <w:tab/>
            </w:r>
            <w:r>
              <w:fldChar w:fldCharType="begin"/>
            </w:r>
            <w:r>
              <w:instrText xml:space="preserve">PAGEREF _Toc2090156581 \h</w:instrText>
            </w:r>
            <w:r>
              <w:fldChar w:fldCharType="separate"/>
            </w:r>
            <w:r w:rsidRPr="2BAA8972" w:rsidR="2BAA8972">
              <w:rPr>
                <w:rStyle w:val="Hyperlink"/>
              </w:rPr>
              <w:t>8</w:t>
            </w:r>
            <w:r>
              <w:fldChar w:fldCharType="end"/>
            </w:r>
          </w:hyperlink>
        </w:p>
        <w:p xmlns:wp14="http://schemas.microsoft.com/office/word/2010/wordml" w:rsidP="2BAA8972" wp14:paraId="06813E68" wp14:textId="69F465E8">
          <w:pPr>
            <w:pStyle w:val="TOC3"/>
            <w:tabs>
              <w:tab w:val="right" w:leader="dot" w:pos="9360"/>
            </w:tabs>
            <w:bidi w:val="0"/>
            <w:rPr>
              <w:rStyle w:val="Hyperlink"/>
            </w:rPr>
          </w:pPr>
          <w:hyperlink w:anchor="_Toc1474288162">
            <w:r w:rsidRPr="2BAA8972" w:rsidR="2BAA8972">
              <w:rPr>
                <w:rStyle w:val="Hyperlink"/>
              </w:rPr>
              <w:t>2.2.1UNIVERSITY OF LAMPUNG</w:t>
            </w:r>
            <w:r>
              <w:tab/>
            </w:r>
            <w:r>
              <w:fldChar w:fldCharType="begin"/>
            </w:r>
            <w:r>
              <w:instrText xml:space="preserve">PAGEREF _Toc1474288162 \h</w:instrText>
            </w:r>
            <w:r>
              <w:fldChar w:fldCharType="separate"/>
            </w:r>
            <w:r w:rsidRPr="2BAA8972" w:rsidR="2BAA8972">
              <w:rPr>
                <w:rStyle w:val="Hyperlink"/>
              </w:rPr>
              <w:t>9</w:t>
            </w:r>
            <w:r>
              <w:fldChar w:fldCharType="end"/>
            </w:r>
          </w:hyperlink>
        </w:p>
        <w:p xmlns:wp14="http://schemas.microsoft.com/office/word/2010/wordml" w:rsidP="2BAA8972" wp14:paraId="0FB6E234" wp14:textId="0AA057A1">
          <w:pPr>
            <w:pStyle w:val="TOC3"/>
            <w:tabs>
              <w:tab w:val="right" w:leader="dot" w:pos="9360"/>
            </w:tabs>
            <w:bidi w:val="0"/>
            <w:rPr>
              <w:rStyle w:val="Hyperlink"/>
            </w:rPr>
          </w:pPr>
          <w:hyperlink w:anchor="_Toc1149002040">
            <w:r w:rsidRPr="2BAA8972" w:rsidR="2BAA8972">
              <w:rPr>
                <w:rStyle w:val="Hyperlink"/>
              </w:rPr>
              <w:t>2.2.2 NATIONAL UNIVERSITY SOUTH JAKARTA</w:t>
            </w:r>
            <w:r>
              <w:tab/>
            </w:r>
            <w:r>
              <w:fldChar w:fldCharType="begin"/>
            </w:r>
            <w:r>
              <w:instrText xml:space="preserve">PAGEREF _Toc1149002040 \h</w:instrText>
            </w:r>
            <w:r>
              <w:fldChar w:fldCharType="separate"/>
            </w:r>
            <w:r w:rsidRPr="2BAA8972" w:rsidR="2BAA8972">
              <w:rPr>
                <w:rStyle w:val="Hyperlink"/>
              </w:rPr>
              <w:t>10</w:t>
            </w:r>
            <w:r>
              <w:fldChar w:fldCharType="end"/>
            </w:r>
          </w:hyperlink>
        </w:p>
        <w:p xmlns:wp14="http://schemas.microsoft.com/office/word/2010/wordml" w:rsidP="0873BC31" wp14:paraId="37E98FAA" wp14:textId="118C9E20">
          <w:pPr>
            <w:pStyle w:val="TOC2"/>
            <w:tabs>
              <w:tab w:val="right" w:leader="dot" w:pos="9360"/>
            </w:tabs>
            <w:bidi w:val="0"/>
            <w:rPr>
              <w:rStyle w:val="Hyperlink"/>
            </w:rPr>
          </w:pPr>
          <w:hyperlink w:anchor="_Toc1254156121">
            <w:r w:rsidRPr="2BAA8972" w:rsidR="2BAA8972">
              <w:rPr>
                <w:rStyle w:val="Hyperlink"/>
              </w:rPr>
              <w:t>2.3RELATED SUB-SYSTEM</w:t>
            </w:r>
            <w:r>
              <w:tab/>
            </w:r>
            <w:r>
              <w:fldChar w:fldCharType="begin"/>
            </w:r>
            <w:r>
              <w:instrText xml:space="preserve">PAGEREF _Toc1254156121 \h</w:instrText>
            </w:r>
            <w:r>
              <w:fldChar w:fldCharType="separate"/>
            </w:r>
            <w:r w:rsidRPr="2BAA8972" w:rsidR="2BAA8972">
              <w:rPr>
                <w:rStyle w:val="Hyperlink"/>
              </w:rPr>
              <w:t>12</w:t>
            </w:r>
            <w:r>
              <w:fldChar w:fldCharType="end"/>
            </w:r>
          </w:hyperlink>
        </w:p>
        <w:p xmlns:wp14="http://schemas.microsoft.com/office/word/2010/wordml" w:rsidP="2BAA8972" wp14:paraId="301DFB58" wp14:textId="0BA1288B">
          <w:pPr>
            <w:pStyle w:val="TOC3"/>
            <w:tabs>
              <w:tab w:val="right" w:leader="dot" w:pos="9360"/>
            </w:tabs>
            <w:bidi w:val="0"/>
            <w:rPr>
              <w:rStyle w:val="Hyperlink"/>
            </w:rPr>
          </w:pPr>
          <w:hyperlink w:anchor="_Toc364516965">
            <w:r w:rsidRPr="2BAA8972" w:rsidR="2BAA8972">
              <w:rPr>
                <w:rStyle w:val="Hyperlink"/>
              </w:rPr>
              <w:t>2.3.1 Human Resources Management System (HRMS)</w:t>
            </w:r>
            <w:r>
              <w:tab/>
            </w:r>
            <w:r>
              <w:fldChar w:fldCharType="begin"/>
            </w:r>
            <w:r>
              <w:instrText xml:space="preserve">PAGEREF _Toc364516965 \h</w:instrText>
            </w:r>
            <w:r>
              <w:fldChar w:fldCharType="separate"/>
            </w:r>
            <w:r w:rsidRPr="2BAA8972" w:rsidR="2BAA8972">
              <w:rPr>
                <w:rStyle w:val="Hyperlink"/>
              </w:rPr>
              <w:t>13</w:t>
            </w:r>
            <w:r>
              <w:fldChar w:fldCharType="end"/>
            </w:r>
          </w:hyperlink>
        </w:p>
        <w:p xmlns:wp14="http://schemas.microsoft.com/office/word/2010/wordml" w:rsidP="2BAA8972" wp14:paraId="408DA3B1" wp14:textId="5A5703D4">
          <w:pPr>
            <w:pStyle w:val="TOC3"/>
            <w:tabs>
              <w:tab w:val="right" w:leader="dot" w:pos="9360"/>
            </w:tabs>
            <w:bidi w:val="0"/>
            <w:rPr>
              <w:rStyle w:val="Hyperlink"/>
            </w:rPr>
          </w:pPr>
          <w:hyperlink w:anchor="_Toc2146246543">
            <w:r w:rsidRPr="2BAA8972" w:rsidR="2BAA8972">
              <w:rPr>
                <w:rStyle w:val="Hyperlink"/>
              </w:rPr>
              <w:t>2.3.2 Academic Information System (AIS)</w:t>
            </w:r>
            <w:r>
              <w:tab/>
            </w:r>
            <w:r>
              <w:fldChar w:fldCharType="begin"/>
            </w:r>
            <w:r>
              <w:instrText xml:space="preserve">PAGEREF _Toc2146246543 \h</w:instrText>
            </w:r>
            <w:r>
              <w:fldChar w:fldCharType="separate"/>
            </w:r>
            <w:r w:rsidRPr="2BAA8972" w:rsidR="2BAA8972">
              <w:rPr>
                <w:rStyle w:val="Hyperlink"/>
              </w:rPr>
              <w:t>13</w:t>
            </w:r>
            <w:r>
              <w:fldChar w:fldCharType="end"/>
            </w:r>
          </w:hyperlink>
        </w:p>
        <w:p xmlns:wp14="http://schemas.microsoft.com/office/word/2010/wordml" w:rsidP="2BAA8972" wp14:paraId="56E2C015" wp14:textId="029480D2">
          <w:pPr>
            <w:pStyle w:val="TOC3"/>
            <w:tabs>
              <w:tab w:val="right" w:leader="dot" w:pos="9360"/>
            </w:tabs>
            <w:bidi w:val="0"/>
            <w:rPr>
              <w:rStyle w:val="Hyperlink"/>
            </w:rPr>
          </w:pPr>
          <w:hyperlink w:anchor="_Toc58392720">
            <w:r w:rsidRPr="2BAA8972" w:rsidR="2BAA8972">
              <w:rPr>
                <w:rStyle w:val="Hyperlink"/>
              </w:rPr>
              <w:t>2.3.3 Student Information &amp; Subject Registration System (SIS) and Learning Management System (LMS)</w:t>
            </w:r>
            <w:r>
              <w:tab/>
            </w:r>
            <w:r>
              <w:fldChar w:fldCharType="begin"/>
            </w:r>
            <w:r>
              <w:instrText xml:space="preserve">PAGEREF _Toc58392720 \h</w:instrText>
            </w:r>
            <w:r>
              <w:fldChar w:fldCharType="separate"/>
            </w:r>
            <w:r w:rsidRPr="2BAA8972" w:rsidR="2BAA8972">
              <w:rPr>
                <w:rStyle w:val="Hyperlink"/>
              </w:rPr>
              <w:t>14</w:t>
            </w:r>
            <w:r>
              <w:fldChar w:fldCharType="end"/>
            </w:r>
          </w:hyperlink>
        </w:p>
        <w:p xmlns:wp14="http://schemas.microsoft.com/office/word/2010/wordml" w:rsidP="2BAA8972" wp14:paraId="4A914431" wp14:textId="5010CE48">
          <w:pPr>
            <w:pStyle w:val="TOC3"/>
            <w:tabs>
              <w:tab w:val="right" w:leader="dot" w:pos="9360"/>
            </w:tabs>
            <w:bidi w:val="0"/>
            <w:rPr>
              <w:rStyle w:val="Hyperlink"/>
            </w:rPr>
          </w:pPr>
          <w:hyperlink w:anchor="_Toc2026383707">
            <w:r w:rsidRPr="2BAA8972" w:rsidR="2BAA8972">
              <w:rPr>
                <w:rStyle w:val="Hyperlink"/>
              </w:rPr>
              <w:t>2.3.4 Business Intelligence (BI) and Data</w:t>
            </w:r>
            <w:r>
              <w:tab/>
            </w:r>
            <w:r>
              <w:fldChar w:fldCharType="begin"/>
            </w:r>
            <w:r>
              <w:instrText xml:space="preserve">PAGEREF _Toc2026383707 \h</w:instrText>
            </w:r>
            <w:r>
              <w:fldChar w:fldCharType="separate"/>
            </w:r>
            <w:r w:rsidRPr="2BAA8972" w:rsidR="2BAA8972">
              <w:rPr>
                <w:rStyle w:val="Hyperlink"/>
              </w:rPr>
              <w:t>15</w:t>
            </w:r>
            <w:r>
              <w:fldChar w:fldCharType="end"/>
            </w:r>
          </w:hyperlink>
        </w:p>
        <w:p xmlns:wp14="http://schemas.microsoft.com/office/word/2010/wordml" w:rsidP="0873BC31" wp14:paraId="7CB7C286" wp14:textId="30C9CDB9">
          <w:pPr>
            <w:pStyle w:val="TOC2"/>
            <w:tabs>
              <w:tab w:val="right" w:leader="dot" w:pos="9360"/>
            </w:tabs>
            <w:bidi w:val="0"/>
            <w:rPr>
              <w:rStyle w:val="Hyperlink"/>
            </w:rPr>
          </w:pPr>
          <w:hyperlink w:anchor="_Toc560494453">
            <w:r w:rsidRPr="2BAA8972" w:rsidR="2BAA8972">
              <w:rPr>
                <w:rStyle w:val="Hyperlink"/>
              </w:rPr>
              <w:t>2.4TECHNOLOGY USED</w:t>
            </w:r>
            <w:r>
              <w:tab/>
            </w:r>
            <w:r>
              <w:fldChar w:fldCharType="begin"/>
            </w:r>
            <w:r>
              <w:instrText xml:space="preserve">PAGEREF _Toc560494453 \h</w:instrText>
            </w:r>
            <w:r>
              <w:fldChar w:fldCharType="separate"/>
            </w:r>
            <w:r w:rsidRPr="2BAA8972" w:rsidR="2BAA8972">
              <w:rPr>
                <w:rStyle w:val="Hyperlink"/>
              </w:rPr>
              <w:t>15</w:t>
            </w:r>
            <w:r>
              <w:fldChar w:fldCharType="end"/>
            </w:r>
          </w:hyperlink>
        </w:p>
        <w:p xmlns:wp14="http://schemas.microsoft.com/office/word/2010/wordml" w:rsidP="2BAA8972" wp14:paraId="35317C71" wp14:textId="0367BC45">
          <w:pPr>
            <w:pStyle w:val="TOC3"/>
            <w:tabs>
              <w:tab w:val="right" w:leader="dot" w:pos="9360"/>
            </w:tabs>
            <w:bidi w:val="0"/>
            <w:rPr>
              <w:rStyle w:val="Hyperlink"/>
            </w:rPr>
          </w:pPr>
          <w:hyperlink w:anchor="_Toc160631575">
            <w:r w:rsidRPr="2BAA8972" w:rsidR="2BAA8972">
              <w:rPr>
                <w:rStyle w:val="Hyperlink"/>
              </w:rPr>
              <w:t>2.4.1 King Abdullah University of Science and Technology (KAUST)</w:t>
            </w:r>
            <w:r>
              <w:tab/>
            </w:r>
            <w:r>
              <w:fldChar w:fldCharType="begin"/>
            </w:r>
            <w:r>
              <w:instrText xml:space="preserve">PAGEREF _Toc160631575 \h</w:instrText>
            </w:r>
            <w:r>
              <w:fldChar w:fldCharType="separate"/>
            </w:r>
            <w:r w:rsidRPr="2BAA8972" w:rsidR="2BAA8972">
              <w:rPr>
                <w:rStyle w:val="Hyperlink"/>
              </w:rPr>
              <w:t>16</w:t>
            </w:r>
            <w:r>
              <w:fldChar w:fldCharType="end"/>
            </w:r>
          </w:hyperlink>
        </w:p>
        <w:p xmlns:wp14="http://schemas.microsoft.com/office/word/2010/wordml" w:rsidP="0873BC31" wp14:paraId="357A3CBE" wp14:textId="3B38BD2A">
          <w:pPr>
            <w:pStyle w:val="TOC2"/>
            <w:tabs>
              <w:tab w:val="right" w:leader="dot" w:pos="9360"/>
            </w:tabs>
            <w:bidi w:val="0"/>
            <w:rPr>
              <w:rStyle w:val="Hyperlink"/>
            </w:rPr>
          </w:pPr>
          <w:hyperlink w:anchor="_Toc830674282">
            <w:r w:rsidRPr="2BAA8972" w:rsidR="2BAA8972">
              <w:rPr>
                <w:rStyle w:val="Hyperlink"/>
              </w:rPr>
              <w:t>2.5SUMMARY</w:t>
            </w:r>
            <w:r>
              <w:tab/>
            </w:r>
            <w:r>
              <w:fldChar w:fldCharType="begin"/>
            </w:r>
            <w:r>
              <w:instrText xml:space="preserve">PAGEREF _Toc830674282 \h</w:instrText>
            </w:r>
            <w:r>
              <w:fldChar w:fldCharType="separate"/>
            </w:r>
            <w:r w:rsidRPr="2BAA8972" w:rsidR="2BAA8972">
              <w:rPr>
                <w:rStyle w:val="Hyperlink"/>
              </w:rPr>
              <w:t>17</w:t>
            </w:r>
            <w:r>
              <w:fldChar w:fldCharType="end"/>
            </w:r>
          </w:hyperlink>
        </w:p>
        <w:p xmlns:wp14="http://schemas.microsoft.com/office/word/2010/wordml" w:rsidP="2BAA8972" wp14:paraId="21D02AA1" wp14:textId="4D0238EC">
          <w:pPr>
            <w:pStyle w:val="TOC1"/>
            <w:tabs>
              <w:tab w:val="right" w:leader="dot" w:pos="9360"/>
            </w:tabs>
            <w:bidi w:val="0"/>
            <w:rPr>
              <w:rStyle w:val="Hyperlink"/>
            </w:rPr>
          </w:pPr>
          <w:hyperlink w:anchor="_Toc1759698406">
            <w:r w:rsidRPr="2BAA8972" w:rsidR="2BAA8972">
              <w:rPr>
                <w:rStyle w:val="Hyperlink"/>
              </w:rPr>
              <w:t>CHAPTER 3</w:t>
            </w:r>
            <w:r>
              <w:tab/>
            </w:r>
            <w:r>
              <w:fldChar w:fldCharType="begin"/>
            </w:r>
            <w:r>
              <w:instrText xml:space="preserve">PAGEREF _Toc1759698406 \h</w:instrText>
            </w:r>
            <w:r>
              <w:fldChar w:fldCharType="separate"/>
            </w:r>
            <w:r w:rsidRPr="2BAA8972" w:rsidR="2BAA8972">
              <w:rPr>
                <w:rStyle w:val="Hyperlink"/>
              </w:rPr>
              <w:t>17</w:t>
            </w:r>
            <w:r>
              <w:fldChar w:fldCharType="end"/>
            </w:r>
          </w:hyperlink>
        </w:p>
        <w:p w:rsidR="2BAA8972" w:rsidP="2BAA8972" w:rsidRDefault="2BAA8972" w14:paraId="40DBF7D1" w14:textId="073C2449">
          <w:pPr>
            <w:pStyle w:val="TOC2"/>
            <w:tabs>
              <w:tab w:val="right" w:leader="dot" w:pos="9360"/>
            </w:tabs>
            <w:bidi w:val="0"/>
            <w:rPr>
              <w:rStyle w:val="Hyperlink"/>
            </w:rPr>
          </w:pPr>
          <w:hyperlink w:anchor="_Toc1557479329">
            <w:r w:rsidRPr="2BAA8972" w:rsidR="2BAA8972">
              <w:rPr>
                <w:rStyle w:val="Hyperlink"/>
              </w:rPr>
              <w:t>3.1INTRODUCTION</w:t>
            </w:r>
            <w:r>
              <w:tab/>
            </w:r>
            <w:r>
              <w:fldChar w:fldCharType="begin"/>
            </w:r>
            <w:r>
              <w:instrText xml:space="preserve">PAGEREF _Toc1557479329 \h</w:instrText>
            </w:r>
            <w:r>
              <w:fldChar w:fldCharType="separate"/>
            </w:r>
            <w:r w:rsidRPr="2BAA8972" w:rsidR="2BAA8972">
              <w:rPr>
                <w:rStyle w:val="Hyperlink"/>
              </w:rPr>
              <w:t>18</w:t>
            </w:r>
            <w:r>
              <w:fldChar w:fldCharType="end"/>
            </w:r>
          </w:hyperlink>
        </w:p>
        <w:p w:rsidR="2BAA8972" w:rsidP="2BAA8972" w:rsidRDefault="2BAA8972" w14:paraId="7E2C1A3F" w14:textId="46006527">
          <w:pPr>
            <w:pStyle w:val="TOC2"/>
            <w:tabs>
              <w:tab w:val="right" w:leader="dot" w:pos="9360"/>
            </w:tabs>
            <w:bidi w:val="0"/>
            <w:rPr>
              <w:rStyle w:val="Hyperlink"/>
            </w:rPr>
          </w:pPr>
          <w:hyperlink w:anchor="_Toc798948425">
            <w:r w:rsidRPr="2BAA8972" w:rsidR="2BAA8972">
              <w:rPr>
                <w:rStyle w:val="Hyperlink"/>
              </w:rPr>
              <w:t>3.3PHASES OF METHODOLOGY</w:t>
            </w:r>
            <w:r>
              <w:tab/>
            </w:r>
            <w:r>
              <w:fldChar w:fldCharType="begin"/>
            </w:r>
            <w:r>
              <w:instrText xml:space="preserve">PAGEREF _Toc798948425 \h</w:instrText>
            </w:r>
            <w:r>
              <w:fldChar w:fldCharType="separate"/>
            </w:r>
            <w:r w:rsidRPr="2BAA8972" w:rsidR="2BAA8972">
              <w:rPr>
                <w:rStyle w:val="Hyperlink"/>
              </w:rPr>
              <w:t>19</w:t>
            </w:r>
            <w:r>
              <w:fldChar w:fldCharType="end"/>
            </w:r>
          </w:hyperlink>
        </w:p>
        <w:p w:rsidR="2BAA8972" w:rsidP="2BAA8972" w:rsidRDefault="2BAA8972" w14:paraId="3C33F025" w14:textId="310E4684">
          <w:pPr>
            <w:pStyle w:val="TOC3"/>
            <w:tabs>
              <w:tab w:val="right" w:leader="dot" w:pos="9360"/>
            </w:tabs>
            <w:bidi w:val="0"/>
            <w:rPr>
              <w:rStyle w:val="Hyperlink"/>
            </w:rPr>
          </w:pPr>
          <w:hyperlink w:anchor="_Toc1902872750">
            <w:r w:rsidRPr="2BAA8972" w:rsidR="2BAA8972">
              <w:rPr>
                <w:rStyle w:val="Hyperlink"/>
              </w:rPr>
              <w:t>3.3.1 Requirements</w:t>
            </w:r>
            <w:r>
              <w:tab/>
            </w:r>
            <w:r>
              <w:fldChar w:fldCharType="begin"/>
            </w:r>
            <w:r>
              <w:instrText xml:space="preserve">PAGEREF _Toc1902872750 \h</w:instrText>
            </w:r>
            <w:r>
              <w:fldChar w:fldCharType="separate"/>
            </w:r>
            <w:r w:rsidRPr="2BAA8972" w:rsidR="2BAA8972">
              <w:rPr>
                <w:rStyle w:val="Hyperlink"/>
              </w:rPr>
              <w:t>19</w:t>
            </w:r>
            <w:r>
              <w:fldChar w:fldCharType="end"/>
            </w:r>
          </w:hyperlink>
        </w:p>
        <w:p w:rsidR="2BAA8972" w:rsidP="2BAA8972" w:rsidRDefault="2BAA8972" w14:paraId="19FC5901" w14:textId="665CBCB9">
          <w:pPr>
            <w:pStyle w:val="TOC3"/>
            <w:tabs>
              <w:tab w:val="right" w:leader="dot" w:pos="9360"/>
            </w:tabs>
            <w:bidi w:val="0"/>
            <w:rPr>
              <w:rStyle w:val="Hyperlink"/>
            </w:rPr>
          </w:pPr>
          <w:hyperlink w:anchor="_Toc1111099051">
            <w:r w:rsidRPr="2BAA8972" w:rsidR="2BAA8972">
              <w:rPr>
                <w:rStyle w:val="Hyperlink"/>
              </w:rPr>
              <w:t>3.3.2 Design</w:t>
            </w:r>
            <w:r>
              <w:tab/>
            </w:r>
            <w:r>
              <w:fldChar w:fldCharType="begin"/>
            </w:r>
            <w:r>
              <w:instrText xml:space="preserve">PAGEREF _Toc1111099051 \h</w:instrText>
            </w:r>
            <w:r>
              <w:fldChar w:fldCharType="separate"/>
            </w:r>
            <w:r w:rsidRPr="2BAA8972" w:rsidR="2BAA8972">
              <w:rPr>
                <w:rStyle w:val="Hyperlink"/>
              </w:rPr>
              <w:t>19</w:t>
            </w:r>
            <w:r>
              <w:fldChar w:fldCharType="end"/>
            </w:r>
          </w:hyperlink>
        </w:p>
        <w:p w:rsidR="2BAA8972" w:rsidP="2BAA8972" w:rsidRDefault="2BAA8972" w14:paraId="4D75EAFD" w14:textId="55D4A14E">
          <w:pPr>
            <w:pStyle w:val="TOC3"/>
            <w:tabs>
              <w:tab w:val="right" w:leader="dot" w:pos="9360"/>
            </w:tabs>
            <w:bidi w:val="0"/>
            <w:rPr>
              <w:rStyle w:val="Hyperlink"/>
            </w:rPr>
          </w:pPr>
          <w:hyperlink w:anchor="_Toc1974856122">
            <w:r w:rsidRPr="2BAA8972" w:rsidR="2BAA8972">
              <w:rPr>
                <w:rStyle w:val="Hyperlink"/>
              </w:rPr>
              <w:t>3.3.3 Development</w:t>
            </w:r>
            <w:r>
              <w:tab/>
            </w:r>
            <w:r>
              <w:fldChar w:fldCharType="begin"/>
            </w:r>
            <w:r>
              <w:instrText xml:space="preserve">PAGEREF _Toc1974856122 \h</w:instrText>
            </w:r>
            <w:r>
              <w:fldChar w:fldCharType="separate"/>
            </w:r>
            <w:r w:rsidRPr="2BAA8972" w:rsidR="2BAA8972">
              <w:rPr>
                <w:rStyle w:val="Hyperlink"/>
              </w:rPr>
              <w:t>19</w:t>
            </w:r>
            <w:r>
              <w:fldChar w:fldCharType="end"/>
            </w:r>
          </w:hyperlink>
        </w:p>
        <w:p w:rsidR="2BAA8972" w:rsidP="2BAA8972" w:rsidRDefault="2BAA8972" w14:paraId="423CC05A" w14:textId="151152D4">
          <w:pPr>
            <w:pStyle w:val="TOC3"/>
            <w:tabs>
              <w:tab w:val="right" w:leader="dot" w:pos="9360"/>
            </w:tabs>
            <w:bidi w:val="0"/>
            <w:rPr>
              <w:rStyle w:val="Hyperlink"/>
            </w:rPr>
          </w:pPr>
          <w:hyperlink w:anchor="_Toc1000050417">
            <w:r w:rsidRPr="2BAA8972" w:rsidR="2BAA8972">
              <w:rPr>
                <w:rStyle w:val="Hyperlink"/>
              </w:rPr>
              <w:t>3.3.4 Testing</w:t>
            </w:r>
            <w:r>
              <w:tab/>
            </w:r>
            <w:r>
              <w:fldChar w:fldCharType="begin"/>
            </w:r>
            <w:r>
              <w:instrText xml:space="preserve">PAGEREF _Toc1000050417 \h</w:instrText>
            </w:r>
            <w:r>
              <w:fldChar w:fldCharType="separate"/>
            </w:r>
            <w:r w:rsidRPr="2BAA8972" w:rsidR="2BAA8972">
              <w:rPr>
                <w:rStyle w:val="Hyperlink"/>
              </w:rPr>
              <w:t>20</w:t>
            </w:r>
            <w:r>
              <w:fldChar w:fldCharType="end"/>
            </w:r>
          </w:hyperlink>
        </w:p>
        <w:p w:rsidR="2BAA8972" w:rsidP="2BAA8972" w:rsidRDefault="2BAA8972" w14:paraId="58228BF0" w14:textId="42C49999">
          <w:pPr>
            <w:pStyle w:val="TOC3"/>
            <w:tabs>
              <w:tab w:val="right" w:leader="dot" w:pos="9360"/>
            </w:tabs>
            <w:bidi w:val="0"/>
            <w:rPr>
              <w:rStyle w:val="Hyperlink"/>
            </w:rPr>
          </w:pPr>
          <w:hyperlink w:anchor="_Toc838435638">
            <w:r w:rsidRPr="2BAA8972" w:rsidR="2BAA8972">
              <w:rPr>
                <w:rStyle w:val="Hyperlink"/>
              </w:rPr>
              <w:t>3.3.5 Deployment</w:t>
            </w:r>
            <w:r>
              <w:tab/>
            </w:r>
            <w:r>
              <w:fldChar w:fldCharType="begin"/>
            </w:r>
            <w:r>
              <w:instrText xml:space="preserve">PAGEREF _Toc838435638 \h</w:instrText>
            </w:r>
            <w:r>
              <w:fldChar w:fldCharType="separate"/>
            </w:r>
            <w:r w:rsidRPr="2BAA8972" w:rsidR="2BAA8972">
              <w:rPr>
                <w:rStyle w:val="Hyperlink"/>
              </w:rPr>
              <w:t>20</w:t>
            </w:r>
            <w:r>
              <w:fldChar w:fldCharType="end"/>
            </w:r>
          </w:hyperlink>
        </w:p>
        <w:p w:rsidR="2BAA8972" w:rsidP="2BAA8972" w:rsidRDefault="2BAA8972" w14:paraId="7271F8FA" w14:textId="7388AF56">
          <w:pPr>
            <w:pStyle w:val="TOC3"/>
            <w:tabs>
              <w:tab w:val="right" w:leader="dot" w:pos="9360"/>
            </w:tabs>
            <w:bidi w:val="0"/>
            <w:rPr>
              <w:rStyle w:val="Hyperlink"/>
            </w:rPr>
          </w:pPr>
          <w:hyperlink w:anchor="_Toc873846473">
            <w:r w:rsidRPr="2BAA8972" w:rsidR="2BAA8972">
              <w:rPr>
                <w:rStyle w:val="Hyperlink"/>
              </w:rPr>
              <w:t>3.3.6 Maintenance</w:t>
            </w:r>
            <w:r>
              <w:tab/>
            </w:r>
            <w:r>
              <w:fldChar w:fldCharType="begin"/>
            </w:r>
            <w:r>
              <w:instrText xml:space="preserve">PAGEREF _Toc873846473 \h</w:instrText>
            </w:r>
            <w:r>
              <w:fldChar w:fldCharType="separate"/>
            </w:r>
            <w:r w:rsidRPr="2BAA8972" w:rsidR="2BAA8972">
              <w:rPr>
                <w:rStyle w:val="Hyperlink"/>
              </w:rPr>
              <w:t>20</w:t>
            </w:r>
            <w:r>
              <w:fldChar w:fldCharType="end"/>
            </w:r>
          </w:hyperlink>
        </w:p>
        <w:p w:rsidR="2BAA8972" w:rsidP="2BAA8972" w:rsidRDefault="2BAA8972" w14:paraId="025B08D3" w14:textId="7F72B7C4">
          <w:pPr>
            <w:pStyle w:val="TOC2"/>
            <w:tabs>
              <w:tab w:val="right" w:leader="dot" w:pos="9360"/>
            </w:tabs>
            <w:bidi w:val="0"/>
            <w:rPr>
              <w:rStyle w:val="Hyperlink"/>
            </w:rPr>
          </w:pPr>
          <w:hyperlink w:anchor="_Toc416412121">
            <w:r w:rsidRPr="2BAA8972" w:rsidR="2BAA8972">
              <w:rPr>
                <w:rStyle w:val="Hyperlink"/>
              </w:rPr>
              <w:t>3.4PROJECT PLANNING SCHEDULE</w:t>
            </w:r>
            <w:r>
              <w:tab/>
            </w:r>
            <w:r>
              <w:fldChar w:fldCharType="begin"/>
            </w:r>
            <w:r>
              <w:instrText xml:space="preserve">PAGEREF _Toc416412121 \h</w:instrText>
            </w:r>
            <w:r>
              <w:fldChar w:fldCharType="separate"/>
            </w:r>
            <w:r w:rsidRPr="2BAA8972" w:rsidR="2BAA8972">
              <w:rPr>
                <w:rStyle w:val="Hyperlink"/>
              </w:rPr>
              <w:t>20</w:t>
            </w:r>
            <w:r>
              <w:fldChar w:fldCharType="end"/>
            </w:r>
          </w:hyperlink>
        </w:p>
        <w:p w:rsidR="2BAA8972" w:rsidP="2BAA8972" w:rsidRDefault="2BAA8972" w14:paraId="3DEFFA57" w14:textId="44171C34">
          <w:pPr>
            <w:pStyle w:val="TOC2"/>
            <w:tabs>
              <w:tab w:val="right" w:leader="dot" w:pos="9360"/>
            </w:tabs>
            <w:bidi w:val="0"/>
            <w:rPr>
              <w:rStyle w:val="Hyperlink"/>
            </w:rPr>
          </w:pPr>
          <w:hyperlink w:anchor="_Toc1378009705">
            <w:r w:rsidRPr="2BAA8972" w:rsidR="2BAA8972">
              <w:rPr>
                <w:rStyle w:val="Hyperlink"/>
              </w:rPr>
              <w:t>3.5SUMMARY</w:t>
            </w:r>
            <w:r>
              <w:tab/>
            </w:r>
            <w:r>
              <w:fldChar w:fldCharType="begin"/>
            </w:r>
            <w:r>
              <w:instrText xml:space="preserve">PAGEREF _Toc1378009705 \h</w:instrText>
            </w:r>
            <w:r>
              <w:fldChar w:fldCharType="separate"/>
            </w:r>
            <w:r w:rsidRPr="2BAA8972" w:rsidR="2BAA8972">
              <w:rPr>
                <w:rStyle w:val="Hyperlink"/>
              </w:rPr>
              <w:t>21</w:t>
            </w:r>
            <w:r>
              <w:fldChar w:fldCharType="end"/>
            </w:r>
          </w:hyperlink>
        </w:p>
        <w:p w:rsidR="2BAA8972" w:rsidP="2BAA8972" w:rsidRDefault="2BAA8972" w14:paraId="1B870F9C" w14:textId="65237677">
          <w:pPr>
            <w:pStyle w:val="TOC1"/>
            <w:tabs>
              <w:tab w:val="right" w:leader="dot" w:pos="9360"/>
            </w:tabs>
            <w:bidi w:val="0"/>
            <w:rPr>
              <w:rStyle w:val="Hyperlink"/>
            </w:rPr>
          </w:pPr>
          <w:hyperlink w:anchor="_Toc1607703862">
            <w:r w:rsidRPr="2BAA8972" w:rsidR="2BAA8972">
              <w:rPr>
                <w:rStyle w:val="Hyperlink"/>
              </w:rPr>
              <w:t>CHAPTER 4</w:t>
            </w:r>
            <w:r>
              <w:tab/>
            </w:r>
            <w:r>
              <w:fldChar w:fldCharType="begin"/>
            </w:r>
            <w:r>
              <w:instrText xml:space="preserve">PAGEREF _Toc1607703862 \h</w:instrText>
            </w:r>
            <w:r>
              <w:fldChar w:fldCharType="separate"/>
            </w:r>
            <w:r w:rsidRPr="2BAA8972" w:rsidR="2BAA8972">
              <w:rPr>
                <w:rStyle w:val="Hyperlink"/>
              </w:rPr>
              <w:t>22</w:t>
            </w:r>
            <w:r>
              <w:fldChar w:fldCharType="end"/>
            </w:r>
          </w:hyperlink>
        </w:p>
        <w:p w:rsidR="2BAA8972" w:rsidP="2BAA8972" w:rsidRDefault="2BAA8972" w14:paraId="38D9FF7A" w14:textId="746FAC98">
          <w:pPr>
            <w:pStyle w:val="TOC2"/>
            <w:tabs>
              <w:tab w:val="right" w:leader="dot" w:pos="9360"/>
            </w:tabs>
            <w:bidi w:val="0"/>
            <w:rPr>
              <w:rStyle w:val="Hyperlink"/>
            </w:rPr>
          </w:pPr>
          <w:hyperlink w:anchor="_Toc367504350">
            <w:r w:rsidRPr="2BAA8972" w:rsidR="2BAA8972">
              <w:rPr>
                <w:rStyle w:val="Hyperlink"/>
              </w:rPr>
              <w:t>4.1INTRODUCTION</w:t>
            </w:r>
            <w:r>
              <w:tab/>
            </w:r>
            <w:r>
              <w:fldChar w:fldCharType="begin"/>
            </w:r>
            <w:r>
              <w:instrText xml:space="preserve">PAGEREF _Toc367504350 \h</w:instrText>
            </w:r>
            <w:r>
              <w:fldChar w:fldCharType="separate"/>
            </w:r>
            <w:r w:rsidRPr="2BAA8972" w:rsidR="2BAA8972">
              <w:rPr>
                <w:rStyle w:val="Hyperlink"/>
              </w:rPr>
              <w:t>23</w:t>
            </w:r>
            <w:r>
              <w:fldChar w:fldCharType="end"/>
            </w:r>
          </w:hyperlink>
        </w:p>
        <w:p w:rsidR="2BAA8972" w:rsidP="2BAA8972" w:rsidRDefault="2BAA8972" w14:paraId="2E43EF33" w14:textId="497BA446">
          <w:pPr>
            <w:pStyle w:val="TOC2"/>
            <w:tabs>
              <w:tab w:val="right" w:leader="dot" w:pos="9360"/>
            </w:tabs>
            <w:bidi w:val="0"/>
            <w:rPr>
              <w:rStyle w:val="Hyperlink"/>
            </w:rPr>
          </w:pPr>
          <w:hyperlink w:anchor="_Toc1855619919">
            <w:r w:rsidRPr="2BAA8972" w:rsidR="2BAA8972">
              <w:rPr>
                <w:rStyle w:val="Hyperlink"/>
              </w:rPr>
              <w:t>4.2COMPANY ORGANIZATION STRUCTURE</w:t>
            </w:r>
            <w:r>
              <w:tab/>
            </w:r>
            <w:r>
              <w:fldChar w:fldCharType="begin"/>
            </w:r>
            <w:r>
              <w:instrText xml:space="preserve">PAGEREF _Toc1855619919 \h</w:instrText>
            </w:r>
            <w:r>
              <w:fldChar w:fldCharType="separate"/>
            </w:r>
            <w:r w:rsidRPr="2BAA8972" w:rsidR="2BAA8972">
              <w:rPr>
                <w:rStyle w:val="Hyperlink"/>
              </w:rPr>
              <w:t>23</w:t>
            </w:r>
            <w:r>
              <w:fldChar w:fldCharType="end"/>
            </w:r>
          </w:hyperlink>
        </w:p>
        <w:p w:rsidR="2BAA8972" w:rsidP="2BAA8972" w:rsidRDefault="2BAA8972" w14:paraId="2B9637D8" w14:textId="40B293E5">
          <w:pPr>
            <w:pStyle w:val="TOC2"/>
            <w:tabs>
              <w:tab w:val="right" w:leader="dot" w:pos="9360"/>
            </w:tabs>
            <w:bidi w:val="0"/>
            <w:rPr>
              <w:rStyle w:val="Hyperlink"/>
            </w:rPr>
          </w:pPr>
          <w:hyperlink w:anchor="_Toc1408335672">
            <w:r w:rsidRPr="2BAA8972" w:rsidR="2BAA8972">
              <w:rPr>
                <w:rStyle w:val="Hyperlink"/>
              </w:rPr>
              <w:t>4.3CURRENT SYSTEM ANALYSIS</w:t>
            </w:r>
            <w:r>
              <w:tab/>
            </w:r>
            <w:r>
              <w:fldChar w:fldCharType="begin"/>
            </w:r>
            <w:r>
              <w:instrText xml:space="preserve">PAGEREF _Toc1408335672 \h</w:instrText>
            </w:r>
            <w:r>
              <w:fldChar w:fldCharType="separate"/>
            </w:r>
            <w:r w:rsidRPr="2BAA8972" w:rsidR="2BAA8972">
              <w:rPr>
                <w:rStyle w:val="Hyperlink"/>
              </w:rPr>
              <w:t>24</w:t>
            </w:r>
            <w:r>
              <w:fldChar w:fldCharType="end"/>
            </w:r>
          </w:hyperlink>
        </w:p>
        <w:p w:rsidR="2BAA8972" w:rsidP="2BAA8972" w:rsidRDefault="2BAA8972" w14:paraId="6AC72C2B" w14:textId="5A0018AF">
          <w:pPr>
            <w:pStyle w:val="TOC2"/>
            <w:tabs>
              <w:tab w:val="right" w:leader="dot" w:pos="9360"/>
            </w:tabs>
            <w:bidi w:val="0"/>
            <w:rPr>
              <w:rStyle w:val="Hyperlink"/>
            </w:rPr>
          </w:pPr>
          <w:hyperlink w:anchor="_Toc1776032210">
            <w:r w:rsidRPr="2BAA8972" w:rsidR="2BAA8972">
              <w:rPr>
                <w:rStyle w:val="Hyperlink"/>
              </w:rPr>
              <w:t>4.4SYSTEM REQUIREMENTS GATHERING</w:t>
            </w:r>
            <w:r>
              <w:tab/>
            </w:r>
            <w:r>
              <w:fldChar w:fldCharType="begin"/>
            </w:r>
            <w:r>
              <w:instrText xml:space="preserve">PAGEREF _Toc1776032210 \h</w:instrText>
            </w:r>
            <w:r>
              <w:fldChar w:fldCharType="separate"/>
            </w:r>
            <w:r w:rsidRPr="2BAA8972" w:rsidR="2BAA8972">
              <w:rPr>
                <w:rStyle w:val="Hyperlink"/>
              </w:rPr>
              <w:t>25</w:t>
            </w:r>
            <w:r>
              <w:fldChar w:fldCharType="end"/>
            </w:r>
          </w:hyperlink>
        </w:p>
        <w:p w:rsidR="2BAA8972" w:rsidP="2BAA8972" w:rsidRDefault="2BAA8972" w14:paraId="13C2B73C" w14:textId="5717C139">
          <w:pPr>
            <w:pStyle w:val="TOC2"/>
            <w:tabs>
              <w:tab w:val="right" w:leader="dot" w:pos="9360"/>
            </w:tabs>
            <w:bidi w:val="0"/>
            <w:rPr>
              <w:rStyle w:val="Hyperlink"/>
            </w:rPr>
          </w:pPr>
          <w:hyperlink w:anchor="_Toc93499885">
            <w:r w:rsidRPr="2BAA8972" w:rsidR="2BAA8972">
              <w:rPr>
                <w:rStyle w:val="Hyperlink"/>
              </w:rPr>
              <w:t>4.8SYSTEM DESIGN</w:t>
            </w:r>
            <w:r>
              <w:tab/>
            </w:r>
            <w:r>
              <w:fldChar w:fldCharType="begin"/>
            </w:r>
            <w:r>
              <w:instrText xml:space="preserve">PAGEREF _Toc93499885 \h</w:instrText>
            </w:r>
            <w:r>
              <w:fldChar w:fldCharType="separate"/>
            </w:r>
            <w:r w:rsidRPr="2BAA8972" w:rsidR="2BAA8972">
              <w:rPr>
                <w:rStyle w:val="Hyperlink"/>
              </w:rPr>
              <w:t>27</w:t>
            </w:r>
            <w:r>
              <w:fldChar w:fldCharType="end"/>
            </w:r>
          </w:hyperlink>
        </w:p>
        <w:p w:rsidR="2BAA8972" w:rsidP="2BAA8972" w:rsidRDefault="2BAA8972" w14:paraId="0DC8A97C" w14:textId="1E410663">
          <w:pPr>
            <w:pStyle w:val="TOC3"/>
            <w:tabs>
              <w:tab w:val="right" w:leader="dot" w:pos="9360"/>
            </w:tabs>
            <w:bidi w:val="0"/>
            <w:rPr>
              <w:rStyle w:val="Hyperlink"/>
            </w:rPr>
          </w:pPr>
          <w:hyperlink w:anchor="_Toc994475370">
            <w:r w:rsidRPr="2BAA8972" w:rsidR="2BAA8972">
              <w:rPr>
                <w:rStyle w:val="Hyperlink"/>
              </w:rPr>
              <w:t>4.8.1ENTERPRISE ARCHITECTURE EA – AS IS</w:t>
            </w:r>
            <w:r>
              <w:tab/>
            </w:r>
            <w:r>
              <w:fldChar w:fldCharType="begin"/>
            </w:r>
            <w:r>
              <w:instrText xml:space="preserve">PAGEREF _Toc994475370 \h</w:instrText>
            </w:r>
            <w:r>
              <w:fldChar w:fldCharType="separate"/>
            </w:r>
            <w:r w:rsidRPr="2BAA8972" w:rsidR="2BAA8972">
              <w:rPr>
                <w:rStyle w:val="Hyperlink"/>
              </w:rPr>
              <w:t>28</w:t>
            </w:r>
            <w:r>
              <w:fldChar w:fldCharType="end"/>
            </w:r>
          </w:hyperlink>
        </w:p>
        <w:p w:rsidR="2BAA8972" w:rsidP="2BAA8972" w:rsidRDefault="2BAA8972" w14:paraId="3FAB28F1" w14:textId="42DA6C45">
          <w:pPr>
            <w:pStyle w:val="TOC3"/>
            <w:tabs>
              <w:tab w:val="right" w:leader="dot" w:pos="9360"/>
            </w:tabs>
            <w:bidi w:val="0"/>
            <w:rPr>
              <w:rStyle w:val="Hyperlink"/>
            </w:rPr>
          </w:pPr>
          <w:hyperlink w:anchor="_Toc1500732151">
            <w:r w:rsidRPr="2BAA8972" w:rsidR="2BAA8972">
              <w:rPr>
                <w:rStyle w:val="Hyperlink"/>
              </w:rPr>
              <w:t>4.8.2COMPONENT EXPLANATION OF ENTERPRISE ARCHITECTURE EA – AS IS</w:t>
            </w:r>
            <w:r>
              <w:tab/>
            </w:r>
            <w:r>
              <w:fldChar w:fldCharType="begin"/>
            </w:r>
            <w:r>
              <w:instrText xml:space="preserve">PAGEREF _Toc1500732151 \h</w:instrText>
            </w:r>
            <w:r>
              <w:fldChar w:fldCharType="separate"/>
            </w:r>
            <w:r w:rsidRPr="2BAA8972" w:rsidR="2BAA8972">
              <w:rPr>
                <w:rStyle w:val="Hyperlink"/>
              </w:rPr>
              <w:t>28</w:t>
            </w:r>
            <w:r>
              <w:fldChar w:fldCharType="end"/>
            </w:r>
          </w:hyperlink>
        </w:p>
        <w:p w:rsidR="2BAA8972" w:rsidP="2BAA8972" w:rsidRDefault="2BAA8972" w14:paraId="023B65D9" w14:textId="794F9A39">
          <w:pPr>
            <w:pStyle w:val="TOC3"/>
            <w:tabs>
              <w:tab w:val="right" w:leader="dot" w:pos="9360"/>
            </w:tabs>
            <w:bidi w:val="0"/>
            <w:rPr>
              <w:rStyle w:val="Hyperlink"/>
            </w:rPr>
          </w:pPr>
          <w:hyperlink w:anchor="_Toc1869461103">
            <w:r w:rsidRPr="2BAA8972" w:rsidR="2BAA8972">
              <w:rPr>
                <w:rStyle w:val="Hyperlink"/>
              </w:rPr>
              <w:t>4.8.3ENTERPRISE ARCHITECTURE EA – TO BE</w:t>
            </w:r>
            <w:r>
              <w:tab/>
            </w:r>
            <w:r>
              <w:fldChar w:fldCharType="begin"/>
            </w:r>
            <w:r>
              <w:instrText xml:space="preserve">PAGEREF _Toc1869461103 \h</w:instrText>
            </w:r>
            <w:r>
              <w:fldChar w:fldCharType="separate"/>
            </w:r>
            <w:r w:rsidRPr="2BAA8972" w:rsidR="2BAA8972">
              <w:rPr>
                <w:rStyle w:val="Hyperlink"/>
              </w:rPr>
              <w:t>31</w:t>
            </w:r>
            <w:r>
              <w:fldChar w:fldCharType="end"/>
            </w:r>
          </w:hyperlink>
        </w:p>
        <w:p w:rsidR="2BAA8972" w:rsidP="2BAA8972" w:rsidRDefault="2BAA8972" w14:paraId="44526D44" w14:textId="1ACBDC53">
          <w:pPr>
            <w:pStyle w:val="TOC3"/>
            <w:tabs>
              <w:tab w:val="right" w:leader="dot" w:pos="9360"/>
            </w:tabs>
            <w:bidi w:val="0"/>
            <w:rPr>
              <w:rStyle w:val="Hyperlink"/>
            </w:rPr>
          </w:pPr>
          <w:hyperlink w:anchor="_Toc223104781">
            <w:r w:rsidRPr="2BAA8972" w:rsidR="2BAA8972">
              <w:rPr>
                <w:rStyle w:val="Hyperlink"/>
              </w:rPr>
              <w:t>4.8.4COMPONENT EXPLANATION OF ENTERPRISE ARCHITECTURE EA – TO BE</w:t>
            </w:r>
            <w:r>
              <w:tab/>
            </w:r>
            <w:r>
              <w:fldChar w:fldCharType="begin"/>
            </w:r>
            <w:r>
              <w:instrText xml:space="preserve">PAGEREF _Toc223104781 \h</w:instrText>
            </w:r>
            <w:r>
              <w:fldChar w:fldCharType="separate"/>
            </w:r>
            <w:r w:rsidRPr="2BAA8972" w:rsidR="2BAA8972">
              <w:rPr>
                <w:rStyle w:val="Hyperlink"/>
              </w:rPr>
              <w:t>31</w:t>
            </w:r>
            <w:r>
              <w:fldChar w:fldCharType="end"/>
            </w:r>
          </w:hyperlink>
        </w:p>
        <w:p w:rsidR="2BAA8972" w:rsidP="2BAA8972" w:rsidRDefault="2BAA8972" w14:paraId="40FB53B6" w14:textId="571CC038">
          <w:pPr>
            <w:pStyle w:val="TOC3"/>
            <w:tabs>
              <w:tab w:val="right" w:leader="dot" w:pos="9360"/>
            </w:tabs>
            <w:bidi w:val="0"/>
            <w:rPr>
              <w:rStyle w:val="Hyperlink"/>
            </w:rPr>
          </w:pPr>
          <w:hyperlink w:anchor="_Toc238401405">
            <w:r w:rsidRPr="2BAA8972" w:rsidR="2BAA8972">
              <w:rPr>
                <w:rStyle w:val="Hyperlink"/>
              </w:rPr>
              <w:t>4.8.5SYSTEM ARCHITECTURE</w:t>
            </w:r>
            <w:r>
              <w:tab/>
            </w:r>
            <w:r>
              <w:fldChar w:fldCharType="begin"/>
            </w:r>
            <w:r>
              <w:instrText xml:space="preserve">PAGEREF _Toc238401405 \h</w:instrText>
            </w:r>
            <w:r>
              <w:fldChar w:fldCharType="separate"/>
            </w:r>
            <w:r w:rsidRPr="2BAA8972" w:rsidR="2BAA8972">
              <w:rPr>
                <w:rStyle w:val="Hyperlink"/>
              </w:rPr>
              <w:t>31</w:t>
            </w:r>
            <w:r>
              <w:fldChar w:fldCharType="end"/>
            </w:r>
          </w:hyperlink>
        </w:p>
        <w:p w:rsidR="2BAA8972" w:rsidP="2BAA8972" w:rsidRDefault="2BAA8972" w14:paraId="1468D419" w14:textId="4EC95FAF">
          <w:pPr>
            <w:pStyle w:val="TOC3"/>
            <w:tabs>
              <w:tab w:val="right" w:leader="dot" w:pos="9360"/>
            </w:tabs>
            <w:bidi w:val="0"/>
            <w:rPr>
              <w:rStyle w:val="Hyperlink"/>
            </w:rPr>
          </w:pPr>
          <w:hyperlink w:anchor="_Toc728576962">
            <w:r w:rsidRPr="2BAA8972" w:rsidR="2BAA8972">
              <w:rPr>
                <w:rStyle w:val="Hyperlink"/>
              </w:rPr>
              <w:t>4.8.6PROJECT DESIGN</w:t>
            </w:r>
            <w:r>
              <w:tab/>
            </w:r>
            <w:r>
              <w:fldChar w:fldCharType="begin"/>
            </w:r>
            <w:r>
              <w:instrText xml:space="preserve">PAGEREF _Toc728576962 \h</w:instrText>
            </w:r>
            <w:r>
              <w:fldChar w:fldCharType="separate"/>
            </w:r>
            <w:r w:rsidRPr="2BAA8972" w:rsidR="2BAA8972">
              <w:rPr>
                <w:rStyle w:val="Hyperlink"/>
              </w:rPr>
              <w:t>32</w:t>
            </w:r>
            <w:r>
              <w:fldChar w:fldCharType="end"/>
            </w:r>
          </w:hyperlink>
        </w:p>
        <w:p w:rsidR="2BAA8972" w:rsidP="2BAA8972" w:rsidRDefault="2BAA8972" w14:paraId="34F06B6D" w14:textId="0FC181EC">
          <w:pPr>
            <w:pStyle w:val="TOC3"/>
            <w:tabs>
              <w:tab w:val="right" w:leader="dot" w:pos="9360"/>
            </w:tabs>
            <w:bidi w:val="0"/>
            <w:rPr>
              <w:rStyle w:val="Hyperlink"/>
            </w:rPr>
          </w:pPr>
          <w:hyperlink w:anchor="_Toc401993905">
            <w:r w:rsidRPr="2BAA8972" w:rsidR="2BAA8972">
              <w:rPr>
                <w:rStyle w:val="Hyperlink"/>
              </w:rPr>
              <w:t>4.8.7DATABASE DESIGN</w:t>
            </w:r>
            <w:r>
              <w:tab/>
            </w:r>
            <w:r>
              <w:fldChar w:fldCharType="begin"/>
            </w:r>
            <w:r>
              <w:instrText xml:space="preserve">PAGEREF _Toc401993905 \h</w:instrText>
            </w:r>
            <w:r>
              <w:fldChar w:fldCharType="separate"/>
            </w:r>
            <w:r w:rsidRPr="2BAA8972" w:rsidR="2BAA8972">
              <w:rPr>
                <w:rStyle w:val="Hyperlink"/>
              </w:rPr>
              <w:t>33</w:t>
            </w:r>
            <w:r>
              <w:fldChar w:fldCharType="end"/>
            </w:r>
          </w:hyperlink>
        </w:p>
        <w:p w:rsidR="2BAA8972" w:rsidP="2BAA8972" w:rsidRDefault="2BAA8972" w14:paraId="66C7BD5A" w14:textId="5CA2E392">
          <w:pPr>
            <w:pStyle w:val="TOC3"/>
            <w:tabs>
              <w:tab w:val="right" w:leader="dot" w:pos="9360"/>
            </w:tabs>
            <w:bidi w:val="0"/>
            <w:rPr>
              <w:rStyle w:val="Hyperlink"/>
            </w:rPr>
          </w:pPr>
          <w:hyperlink w:anchor="_Toc1704290303">
            <w:r w:rsidRPr="2BAA8972" w:rsidR="2BAA8972">
              <w:rPr>
                <w:rStyle w:val="Hyperlink"/>
              </w:rPr>
              <w:t>4.8.8INTERFACE DESIGN</w:t>
            </w:r>
            <w:r>
              <w:tab/>
            </w:r>
            <w:r>
              <w:fldChar w:fldCharType="begin"/>
            </w:r>
            <w:r>
              <w:instrText xml:space="preserve">PAGEREF _Toc1704290303 \h</w:instrText>
            </w:r>
            <w:r>
              <w:fldChar w:fldCharType="separate"/>
            </w:r>
            <w:r w:rsidRPr="2BAA8972" w:rsidR="2BAA8972">
              <w:rPr>
                <w:rStyle w:val="Hyperlink"/>
              </w:rPr>
              <w:t>33</w:t>
            </w:r>
            <w:r>
              <w:fldChar w:fldCharType="end"/>
            </w:r>
          </w:hyperlink>
        </w:p>
        <w:p w:rsidR="2BAA8972" w:rsidP="2BAA8972" w:rsidRDefault="2BAA8972" w14:paraId="6531F56A" w14:textId="4EF0E6BB">
          <w:pPr>
            <w:pStyle w:val="TOC2"/>
            <w:tabs>
              <w:tab w:val="right" w:leader="dot" w:pos="9360"/>
            </w:tabs>
            <w:bidi w:val="0"/>
            <w:rPr>
              <w:rStyle w:val="Hyperlink"/>
            </w:rPr>
          </w:pPr>
          <w:hyperlink w:anchor="_Toc1383802221">
            <w:r w:rsidRPr="2BAA8972" w:rsidR="2BAA8972">
              <w:rPr>
                <w:rStyle w:val="Hyperlink"/>
              </w:rPr>
              <w:t>4.9SUMMARY</w:t>
            </w:r>
            <w:r>
              <w:tab/>
            </w:r>
            <w:r>
              <w:fldChar w:fldCharType="begin"/>
            </w:r>
            <w:r>
              <w:instrText xml:space="preserve">PAGEREF _Toc1383802221 \h</w:instrText>
            </w:r>
            <w:r>
              <w:fldChar w:fldCharType="separate"/>
            </w:r>
            <w:r w:rsidRPr="2BAA8972" w:rsidR="2BAA8972">
              <w:rPr>
                <w:rStyle w:val="Hyperlink"/>
              </w:rPr>
              <w:t>33</w:t>
            </w:r>
            <w:r>
              <w:fldChar w:fldCharType="end"/>
            </w:r>
          </w:hyperlink>
        </w:p>
        <w:p w:rsidR="2BAA8972" w:rsidP="2BAA8972" w:rsidRDefault="2BAA8972" w14:paraId="41B500A5" w14:textId="022C6F33">
          <w:pPr>
            <w:pStyle w:val="TOC1"/>
            <w:tabs>
              <w:tab w:val="right" w:leader="dot" w:pos="9360"/>
            </w:tabs>
            <w:bidi w:val="0"/>
            <w:rPr>
              <w:rStyle w:val="Hyperlink"/>
            </w:rPr>
          </w:pPr>
          <w:hyperlink w:anchor="_Toc44987328">
            <w:r w:rsidRPr="2BAA8972" w:rsidR="2BAA8972">
              <w:rPr>
                <w:rStyle w:val="Hyperlink"/>
              </w:rPr>
              <w:t>CHAPTER 5</w:t>
            </w:r>
            <w:r>
              <w:tab/>
            </w:r>
            <w:r>
              <w:fldChar w:fldCharType="begin"/>
            </w:r>
            <w:r>
              <w:instrText xml:space="preserve">PAGEREF _Toc44987328 \h</w:instrText>
            </w:r>
            <w:r>
              <w:fldChar w:fldCharType="separate"/>
            </w:r>
            <w:r w:rsidRPr="2BAA8972" w:rsidR="2BAA8972">
              <w:rPr>
                <w:rStyle w:val="Hyperlink"/>
              </w:rPr>
              <w:t>33</w:t>
            </w:r>
            <w:r>
              <w:fldChar w:fldCharType="end"/>
            </w:r>
          </w:hyperlink>
        </w:p>
        <w:p w:rsidR="2BAA8972" w:rsidP="2BAA8972" w:rsidRDefault="2BAA8972" w14:paraId="7291AD77" w14:textId="22558B92">
          <w:pPr>
            <w:pStyle w:val="TOC2"/>
            <w:tabs>
              <w:tab w:val="right" w:leader="dot" w:pos="9360"/>
            </w:tabs>
            <w:bidi w:val="0"/>
            <w:rPr>
              <w:rStyle w:val="Hyperlink"/>
            </w:rPr>
          </w:pPr>
          <w:hyperlink w:anchor="_Toc67071116">
            <w:r w:rsidRPr="2BAA8972" w:rsidR="2BAA8972">
              <w:rPr>
                <w:rStyle w:val="Hyperlink"/>
              </w:rPr>
              <w:t>5.1INTRODUCTION</w:t>
            </w:r>
            <w:r>
              <w:tab/>
            </w:r>
            <w:r>
              <w:fldChar w:fldCharType="begin"/>
            </w:r>
            <w:r>
              <w:instrText xml:space="preserve">PAGEREF _Toc67071116 \h</w:instrText>
            </w:r>
            <w:r>
              <w:fldChar w:fldCharType="separate"/>
            </w:r>
            <w:r w:rsidRPr="2BAA8972" w:rsidR="2BAA8972">
              <w:rPr>
                <w:rStyle w:val="Hyperlink"/>
              </w:rPr>
              <w:t>34</w:t>
            </w:r>
            <w:r>
              <w:fldChar w:fldCharType="end"/>
            </w:r>
          </w:hyperlink>
        </w:p>
        <w:p w:rsidR="2BAA8972" w:rsidP="2BAA8972" w:rsidRDefault="2BAA8972" w14:paraId="0AFE962C" w14:textId="25070466">
          <w:pPr>
            <w:pStyle w:val="TOC2"/>
            <w:tabs>
              <w:tab w:val="right" w:leader="dot" w:pos="9360"/>
            </w:tabs>
            <w:bidi w:val="0"/>
            <w:rPr>
              <w:rStyle w:val="Hyperlink"/>
            </w:rPr>
          </w:pPr>
          <w:hyperlink w:anchor="_Toc220549685">
            <w:r w:rsidRPr="2BAA8972" w:rsidR="2BAA8972">
              <w:rPr>
                <w:rStyle w:val="Hyperlink"/>
              </w:rPr>
              <w:t>5.2SYSTEM DEVELOPMENT</w:t>
            </w:r>
            <w:r>
              <w:tab/>
            </w:r>
            <w:r>
              <w:fldChar w:fldCharType="begin"/>
            </w:r>
            <w:r>
              <w:instrText xml:space="preserve">PAGEREF _Toc220549685 \h</w:instrText>
            </w:r>
            <w:r>
              <w:fldChar w:fldCharType="separate"/>
            </w:r>
            <w:r w:rsidRPr="2BAA8972" w:rsidR="2BAA8972">
              <w:rPr>
                <w:rStyle w:val="Hyperlink"/>
              </w:rPr>
              <w:t>34</w:t>
            </w:r>
            <w:r>
              <w:fldChar w:fldCharType="end"/>
            </w:r>
          </w:hyperlink>
        </w:p>
        <w:p w:rsidR="2BAA8972" w:rsidP="2BAA8972" w:rsidRDefault="2BAA8972" w14:paraId="77A48831" w14:textId="5BDB077E">
          <w:pPr>
            <w:pStyle w:val="TOC2"/>
            <w:tabs>
              <w:tab w:val="right" w:leader="dot" w:pos="9360"/>
            </w:tabs>
            <w:bidi w:val="0"/>
            <w:rPr>
              <w:rStyle w:val="Hyperlink"/>
            </w:rPr>
          </w:pPr>
          <w:hyperlink w:anchor="_Toc702959473">
            <w:r w:rsidRPr="2BAA8972" w:rsidR="2BAA8972">
              <w:rPr>
                <w:rStyle w:val="Hyperlink"/>
              </w:rPr>
              <w:t>5.3CREATE DATABASE</w:t>
            </w:r>
            <w:r>
              <w:tab/>
            </w:r>
            <w:r>
              <w:fldChar w:fldCharType="begin"/>
            </w:r>
            <w:r>
              <w:instrText xml:space="preserve">PAGEREF _Toc702959473 \h</w:instrText>
            </w:r>
            <w:r>
              <w:fldChar w:fldCharType="separate"/>
            </w:r>
            <w:r w:rsidRPr="2BAA8972" w:rsidR="2BAA8972">
              <w:rPr>
                <w:rStyle w:val="Hyperlink"/>
              </w:rPr>
              <w:t>34</w:t>
            </w:r>
            <w:r>
              <w:fldChar w:fldCharType="end"/>
            </w:r>
          </w:hyperlink>
        </w:p>
        <w:p w:rsidR="2BAA8972" w:rsidP="2BAA8972" w:rsidRDefault="2BAA8972" w14:paraId="15B02CB7" w14:textId="48CE466A">
          <w:pPr>
            <w:pStyle w:val="TOC2"/>
            <w:tabs>
              <w:tab w:val="right" w:leader="dot" w:pos="9360"/>
            </w:tabs>
            <w:bidi w:val="0"/>
            <w:rPr>
              <w:rStyle w:val="Hyperlink"/>
            </w:rPr>
          </w:pPr>
          <w:hyperlink w:anchor="_Toc699593241">
            <w:r w:rsidRPr="2BAA8972" w:rsidR="2BAA8972">
              <w:rPr>
                <w:rStyle w:val="Hyperlink"/>
              </w:rPr>
              <w:t>5.4CODING OF SYSTEM PROCESS</w:t>
            </w:r>
            <w:r>
              <w:tab/>
            </w:r>
            <w:r>
              <w:fldChar w:fldCharType="begin"/>
            </w:r>
            <w:r>
              <w:instrText xml:space="preserve">PAGEREF _Toc699593241 \h</w:instrText>
            </w:r>
            <w:r>
              <w:fldChar w:fldCharType="separate"/>
            </w:r>
            <w:r w:rsidRPr="2BAA8972" w:rsidR="2BAA8972">
              <w:rPr>
                <w:rStyle w:val="Hyperlink"/>
              </w:rPr>
              <w:t>34</w:t>
            </w:r>
            <w:r>
              <w:fldChar w:fldCharType="end"/>
            </w:r>
          </w:hyperlink>
        </w:p>
        <w:p w:rsidR="2BAA8972" w:rsidP="2BAA8972" w:rsidRDefault="2BAA8972" w14:paraId="5EFDEF06" w14:textId="6A394D98">
          <w:pPr>
            <w:pStyle w:val="TOC1"/>
            <w:tabs>
              <w:tab w:val="right" w:leader="dot" w:pos="9360"/>
            </w:tabs>
            <w:bidi w:val="0"/>
            <w:rPr>
              <w:rStyle w:val="Hyperlink"/>
            </w:rPr>
          </w:pPr>
          <w:hyperlink w:anchor="_Toc2038282017">
            <w:r w:rsidRPr="2BAA8972" w:rsidR="2BAA8972">
              <w:rPr>
                <w:rStyle w:val="Hyperlink"/>
              </w:rPr>
              <w:t>CHAPTER 6</w:t>
            </w:r>
            <w:r>
              <w:tab/>
            </w:r>
            <w:r>
              <w:fldChar w:fldCharType="begin"/>
            </w:r>
            <w:r>
              <w:instrText xml:space="preserve">PAGEREF _Toc2038282017 \h</w:instrText>
            </w:r>
            <w:r>
              <w:fldChar w:fldCharType="separate"/>
            </w:r>
            <w:r w:rsidRPr="2BAA8972" w:rsidR="2BAA8972">
              <w:rPr>
                <w:rStyle w:val="Hyperlink"/>
              </w:rPr>
              <w:t>34</w:t>
            </w:r>
            <w:r>
              <w:fldChar w:fldCharType="end"/>
            </w:r>
          </w:hyperlink>
        </w:p>
        <w:p w:rsidR="2BAA8972" w:rsidP="2BAA8972" w:rsidRDefault="2BAA8972" w14:paraId="54F79029" w14:textId="3FC1ABB2">
          <w:pPr>
            <w:pStyle w:val="TOC2"/>
            <w:tabs>
              <w:tab w:val="right" w:leader="dot" w:pos="9360"/>
            </w:tabs>
            <w:bidi w:val="0"/>
            <w:rPr>
              <w:rStyle w:val="Hyperlink"/>
            </w:rPr>
          </w:pPr>
          <w:hyperlink w:anchor="_Toc10618861">
            <w:r w:rsidRPr="2BAA8972" w:rsidR="2BAA8972">
              <w:rPr>
                <w:rStyle w:val="Hyperlink"/>
              </w:rPr>
              <w:t>6.1INTRODUCTION</w:t>
            </w:r>
            <w:r>
              <w:tab/>
            </w:r>
            <w:r>
              <w:fldChar w:fldCharType="begin"/>
            </w:r>
            <w:r>
              <w:instrText xml:space="preserve">PAGEREF _Toc10618861 \h</w:instrText>
            </w:r>
            <w:r>
              <w:fldChar w:fldCharType="separate"/>
            </w:r>
            <w:r w:rsidRPr="2BAA8972" w:rsidR="2BAA8972">
              <w:rPr>
                <w:rStyle w:val="Hyperlink"/>
              </w:rPr>
              <w:t>35</w:t>
            </w:r>
            <w:r>
              <w:fldChar w:fldCharType="end"/>
            </w:r>
          </w:hyperlink>
        </w:p>
        <w:p w:rsidR="2BAA8972" w:rsidP="2BAA8972" w:rsidRDefault="2BAA8972" w14:paraId="6019274C" w14:textId="6D69F80B">
          <w:pPr>
            <w:pStyle w:val="TOC2"/>
            <w:tabs>
              <w:tab w:val="right" w:leader="dot" w:pos="9360"/>
            </w:tabs>
            <w:bidi w:val="0"/>
            <w:rPr>
              <w:rStyle w:val="Hyperlink"/>
            </w:rPr>
          </w:pPr>
          <w:hyperlink w:anchor="_Toc742074296">
            <w:r w:rsidRPr="2BAA8972" w:rsidR="2BAA8972">
              <w:rPr>
                <w:rStyle w:val="Hyperlink"/>
              </w:rPr>
              <w:t>6.2SYSTEM CONTRIBUTION</w:t>
            </w:r>
            <w:r>
              <w:tab/>
            </w:r>
            <w:r>
              <w:fldChar w:fldCharType="begin"/>
            </w:r>
            <w:r>
              <w:instrText xml:space="preserve">PAGEREF _Toc742074296 \h</w:instrText>
            </w:r>
            <w:r>
              <w:fldChar w:fldCharType="separate"/>
            </w:r>
            <w:r w:rsidRPr="2BAA8972" w:rsidR="2BAA8972">
              <w:rPr>
                <w:rStyle w:val="Hyperlink"/>
              </w:rPr>
              <w:t>35</w:t>
            </w:r>
            <w:r>
              <w:fldChar w:fldCharType="end"/>
            </w:r>
          </w:hyperlink>
        </w:p>
        <w:p w:rsidR="2BAA8972" w:rsidP="2BAA8972" w:rsidRDefault="2BAA8972" w14:paraId="359BFD4E" w14:textId="78891999">
          <w:pPr>
            <w:pStyle w:val="TOC2"/>
            <w:tabs>
              <w:tab w:val="right" w:leader="dot" w:pos="9360"/>
            </w:tabs>
            <w:bidi w:val="0"/>
            <w:rPr>
              <w:rStyle w:val="Hyperlink"/>
            </w:rPr>
          </w:pPr>
          <w:hyperlink w:anchor="_Toc464668983">
            <w:r w:rsidRPr="2BAA8972" w:rsidR="2BAA8972">
              <w:rPr>
                <w:rStyle w:val="Hyperlink"/>
              </w:rPr>
              <w:t>6.3SYSTEM CONSTRAINT</w:t>
            </w:r>
            <w:r>
              <w:tab/>
            </w:r>
            <w:r>
              <w:fldChar w:fldCharType="begin"/>
            </w:r>
            <w:r>
              <w:instrText xml:space="preserve">PAGEREF _Toc464668983 \h</w:instrText>
            </w:r>
            <w:r>
              <w:fldChar w:fldCharType="separate"/>
            </w:r>
            <w:r w:rsidRPr="2BAA8972" w:rsidR="2BAA8972">
              <w:rPr>
                <w:rStyle w:val="Hyperlink"/>
              </w:rPr>
              <w:t>35</w:t>
            </w:r>
            <w:r>
              <w:fldChar w:fldCharType="end"/>
            </w:r>
          </w:hyperlink>
        </w:p>
        <w:p w:rsidR="2BAA8972" w:rsidP="2BAA8972" w:rsidRDefault="2BAA8972" w14:paraId="55BE168F" w14:textId="49382BAD">
          <w:pPr>
            <w:pStyle w:val="TOC2"/>
            <w:tabs>
              <w:tab w:val="right" w:leader="dot" w:pos="9360"/>
            </w:tabs>
            <w:bidi w:val="0"/>
            <w:rPr>
              <w:rStyle w:val="Hyperlink"/>
            </w:rPr>
          </w:pPr>
          <w:hyperlink w:anchor="_Toc446694039">
            <w:r w:rsidRPr="2BAA8972" w:rsidR="2BAA8972">
              <w:rPr>
                <w:rStyle w:val="Hyperlink"/>
              </w:rPr>
              <w:t>6.4FUTURE SUGGESTION</w:t>
            </w:r>
            <w:r>
              <w:tab/>
            </w:r>
            <w:r>
              <w:fldChar w:fldCharType="begin"/>
            </w:r>
            <w:r>
              <w:instrText xml:space="preserve">PAGEREF _Toc446694039 \h</w:instrText>
            </w:r>
            <w:r>
              <w:fldChar w:fldCharType="separate"/>
            </w:r>
            <w:r w:rsidRPr="2BAA8972" w:rsidR="2BAA8972">
              <w:rPr>
                <w:rStyle w:val="Hyperlink"/>
              </w:rPr>
              <w:t>35</w:t>
            </w:r>
            <w:r>
              <w:fldChar w:fldCharType="end"/>
            </w:r>
          </w:hyperlink>
          <w:r>
            <w:fldChar w:fldCharType="end"/>
          </w:r>
        </w:p>
      </w:sdtContent>
    </w:sdt>
    <w:p xmlns:wp14="http://schemas.microsoft.com/office/word/2010/wordml" w:rsidP="2BAA8972" wp14:paraId="59EDC2BB" wp14:textId="03B897F0">
      <w:pPr>
        <w:pStyle w:val="Normal"/>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504022AB" wp14:textId="5905F9EF">
      <w:pPr>
        <w:pStyle w:val="Heading1"/>
        <w:keepNext w:val="1"/>
        <w:keepLines w:val="1"/>
        <w:bidi w:val="0"/>
        <w:spacing w:before="360" w:after="80"/>
        <w:ind w:left="0"/>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604888128" w:id="1141665469"/>
      <w:r w:rsidRPr="2BAA8972" w:rsidR="012FCE9E">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LIST OF TABLES</w:t>
      </w:r>
      <w:bookmarkEnd w:id="1141665469"/>
    </w:p>
    <w:p xmlns:wp14="http://schemas.microsoft.com/office/word/2010/wordml" w:rsidP="2BAA8972" wp14:paraId="2C8C4106" wp14:textId="61A8B484">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665"/>
        <w:gridCol w:w="6660"/>
        <w:gridCol w:w="1020"/>
      </w:tblGrid>
      <w:tr w:rsidR="0873BC31" w:rsidTr="2BAA8972" w14:paraId="516D8F8E">
        <w:trPr>
          <w:trHeight w:val="300"/>
        </w:trPr>
        <w:tc>
          <w:tcPr>
            <w:tcW w:w="1665" w:type="dxa"/>
            <w:tcBorders>
              <w:top w:val="nil"/>
              <w:left w:val="nil"/>
              <w:bottom w:val="nil"/>
              <w:right w:val="nil"/>
            </w:tcBorders>
            <w:tcMar>
              <w:left w:w="105" w:type="dxa"/>
              <w:right w:w="105" w:type="dxa"/>
            </w:tcMar>
            <w:vAlign w:val="top"/>
          </w:tcPr>
          <w:p w:rsidR="0873BC31" w:rsidP="2BAA8972" w:rsidRDefault="0873BC31" w14:paraId="0E0982AE" w14:textId="20BEB85F">
            <w:pPr>
              <w:bidi w:val="0"/>
              <w:spacing w:line="360" w:lineRule="auto"/>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1"/>
                <w:bCs w:val="1"/>
                <w:i w:val="0"/>
                <w:iCs w:val="0"/>
                <w:caps w:val="1"/>
                <w:sz w:val="24"/>
                <w:szCs w:val="24"/>
                <w:lang w:val="en-MY"/>
              </w:rPr>
              <w:t>Table no.</w:t>
            </w:r>
          </w:p>
        </w:tc>
        <w:tc>
          <w:tcPr>
            <w:tcW w:w="6660" w:type="dxa"/>
            <w:tcBorders>
              <w:top w:val="nil"/>
              <w:left w:val="nil"/>
              <w:bottom w:val="nil"/>
              <w:right w:val="nil"/>
            </w:tcBorders>
            <w:tcMar>
              <w:left w:w="105" w:type="dxa"/>
              <w:right w:w="105" w:type="dxa"/>
            </w:tcMar>
            <w:vAlign w:val="top"/>
          </w:tcPr>
          <w:p w:rsidR="0873BC31" w:rsidP="2BAA8972" w:rsidRDefault="0873BC31" w14:paraId="4AD3C4C2" w14:textId="0B999616">
            <w:pPr>
              <w:bidi w:val="0"/>
              <w:spacing w:line="360" w:lineRule="auto"/>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1"/>
                <w:bCs w:val="1"/>
                <w:i w:val="0"/>
                <w:iCs w:val="0"/>
                <w:caps w:val="1"/>
                <w:sz w:val="24"/>
                <w:szCs w:val="24"/>
                <w:lang w:val="en-MY"/>
              </w:rPr>
              <w:t>title</w:t>
            </w:r>
          </w:p>
        </w:tc>
        <w:tc>
          <w:tcPr>
            <w:tcW w:w="1020" w:type="dxa"/>
            <w:tcBorders>
              <w:top w:val="nil"/>
              <w:left w:val="nil"/>
              <w:bottom w:val="nil"/>
              <w:right w:val="nil"/>
            </w:tcBorders>
            <w:tcMar>
              <w:left w:w="105" w:type="dxa"/>
              <w:right w:w="105" w:type="dxa"/>
            </w:tcMar>
            <w:vAlign w:val="top"/>
          </w:tcPr>
          <w:p w:rsidR="0873BC31" w:rsidP="2BAA8972" w:rsidRDefault="0873BC31" w14:paraId="362E3446" w14:textId="467E958B">
            <w:pPr>
              <w:bidi w:val="0"/>
              <w:spacing w:line="360" w:lineRule="auto"/>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1"/>
                <w:bCs w:val="1"/>
                <w:i w:val="0"/>
                <w:iCs w:val="0"/>
                <w:caps w:val="1"/>
                <w:sz w:val="24"/>
                <w:szCs w:val="24"/>
                <w:lang w:val="en-MY"/>
              </w:rPr>
              <w:t>page</w:t>
            </w:r>
          </w:p>
        </w:tc>
      </w:tr>
      <w:tr w:rsidR="0873BC31" w:rsidTr="2BAA8972" w14:paraId="07F8B40A">
        <w:trPr>
          <w:trHeight w:val="300"/>
        </w:trPr>
        <w:tc>
          <w:tcPr>
            <w:tcW w:w="1665" w:type="dxa"/>
            <w:tcBorders>
              <w:top w:val="nil"/>
              <w:left w:val="nil"/>
              <w:bottom w:val="nil"/>
              <w:right w:val="nil"/>
            </w:tcBorders>
            <w:tcMar>
              <w:left w:w="105" w:type="dxa"/>
              <w:right w:w="105" w:type="dxa"/>
            </w:tcMar>
            <w:vAlign w:val="top"/>
          </w:tcPr>
          <w:p w:rsidR="0873BC31" w:rsidP="2BAA8972" w:rsidRDefault="0873BC31" w14:paraId="2BC87559" w14:textId="5D5E08E3">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6660" w:type="dxa"/>
            <w:tcBorders>
              <w:top w:val="nil"/>
              <w:left w:val="nil"/>
              <w:bottom w:val="nil"/>
              <w:right w:val="nil"/>
            </w:tcBorders>
            <w:tcMar>
              <w:left w:w="105" w:type="dxa"/>
              <w:right w:w="105" w:type="dxa"/>
            </w:tcMar>
            <w:vAlign w:val="top"/>
          </w:tcPr>
          <w:p w:rsidR="0873BC31" w:rsidP="2BAA8972" w:rsidRDefault="0873BC31" w14:paraId="33178D66" w14:textId="0AE0BBCA">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1020" w:type="dxa"/>
            <w:tcBorders>
              <w:top w:val="nil"/>
              <w:left w:val="nil"/>
              <w:bottom w:val="nil"/>
              <w:right w:val="nil"/>
            </w:tcBorders>
            <w:tcMar>
              <w:left w:w="105" w:type="dxa"/>
              <w:right w:w="105" w:type="dxa"/>
            </w:tcMar>
            <w:vAlign w:val="top"/>
          </w:tcPr>
          <w:p w:rsidR="0873BC31" w:rsidP="2BAA8972" w:rsidRDefault="0873BC31" w14:paraId="300C6CAB" w14:textId="11DBFF9D">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r>
      <w:tr w:rsidR="0873BC31" w:rsidTr="2BAA8972" w14:paraId="64EC184A">
        <w:trPr>
          <w:trHeight w:val="300"/>
        </w:trPr>
        <w:tc>
          <w:tcPr>
            <w:tcW w:w="1665" w:type="dxa"/>
            <w:tcBorders>
              <w:top w:val="nil"/>
              <w:left w:val="nil"/>
              <w:bottom w:val="nil"/>
              <w:right w:val="nil"/>
            </w:tcBorders>
            <w:tcMar>
              <w:left w:w="105" w:type="dxa"/>
              <w:right w:w="105" w:type="dxa"/>
            </w:tcMar>
            <w:vAlign w:val="top"/>
          </w:tcPr>
          <w:p w:rsidR="0873BC31" w:rsidP="2BAA8972" w:rsidRDefault="0873BC31" w14:paraId="38842840" w14:textId="3DB925C4">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6660" w:type="dxa"/>
            <w:tcBorders>
              <w:top w:val="nil"/>
              <w:left w:val="nil"/>
              <w:bottom w:val="nil"/>
              <w:right w:val="nil"/>
            </w:tcBorders>
            <w:tcMar>
              <w:left w:w="105" w:type="dxa"/>
              <w:right w:w="105" w:type="dxa"/>
            </w:tcMar>
            <w:vAlign w:val="top"/>
          </w:tcPr>
          <w:p w:rsidR="0873BC31" w:rsidP="2BAA8972" w:rsidRDefault="0873BC31" w14:paraId="43267E9B" w14:textId="20953EA1">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1020" w:type="dxa"/>
            <w:tcBorders>
              <w:top w:val="nil"/>
              <w:left w:val="nil"/>
              <w:bottom w:val="nil"/>
              <w:right w:val="nil"/>
            </w:tcBorders>
            <w:tcMar>
              <w:left w:w="105" w:type="dxa"/>
              <w:right w:w="105" w:type="dxa"/>
            </w:tcMar>
            <w:vAlign w:val="top"/>
          </w:tcPr>
          <w:p w:rsidR="0873BC31" w:rsidP="2BAA8972" w:rsidRDefault="0873BC31" w14:paraId="6BE311AF" w14:textId="3E095993">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r>
      <w:tr w:rsidR="0873BC31" w:rsidTr="2BAA8972" w14:paraId="3298D59D">
        <w:trPr>
          <w:trHeight w:val="300"/>
        </w:trPr>
        <w:tc>
          <w:tcPr>
            <w:tcW w:w="1665" w:type="dxa"/>
            <w:tcBorders>
              <w:top w:val="nil"/>
              <w:left w:val="nil"/>
              <w:bottom w:val="nil"/>
              <w:right w:val="nil"/>
            </w:tcBorders>
            <w:tcMar>
              <w:left w:w="105" w:type="dxa"/>
              <w:right w:w="105" w:type="dxa"/>
            </w:tcMar>
            <w:vAlign w:val="top"/>
          </w:tcPr>
          <w:p w:rsidR="0873BC31" w:rsidP="2BAA8972" w:rsidRDefault="0873BC31" w14:paraId="2452FEE6" w14:textId="7A0918D9">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6660" w:type="dxa"/>
            <w:tcBorders>
              <w:top w:val="nil"/>
              <w:left w:val="nil"/>
              <w:bottom w:val="nil"/>
              <w:right w:val="nil"/>
            </w:tcBorders>
            <w:tcMar>
              <w:left w:w="105" w:type="dxa"/>
              <w:right w:w="105" w:type="dxa"/>
            </w:tcMar>
            <w:vAlign w:val="top"/>
          </w:tcPr>
          <w:p w:rsidR="0873BC31" w:rsidP="2BAA8972" w:rsidRDefault="0873BC31" w14:paraId="62AA4C22" w14:textId="33D517B1">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1020" w:type="dxa"/>
            <w:tcBorders>
              <w:top w:val="nil"/>
              <w:left w:val="nil"/>
              <w:bottom w:val="nil"/>
              <w:right w:val="nil"/>
            </w:tcBorders>
            <w:tcMar>
              <w:left w:w="105" w:type="dxa"/>
              <w:right w:w="105" w:type="dxa"/>
            </w:tcMar>
            <w:vAlign w:val="top"/>
          </w:tcPr>
          <w:p w:rsidR="0873BC31" w:rsidP="2BAA8972" w:rsidRDefault="0873BC31" w14:paraId="7DB9929F" w14:textId="204F9B78">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r>
      <w:tr w:rsidR="0873BC31" w:rsidTr="2BAA8972" w14:paraId="62D93C3F">
        <w:trPr>
          <w:trHeight w:val="300"/>
        </w:trPr>
        <w:tc>
          <w:tcPr>
            <w:tcW w:w="1665" w:type="dxa"/>
            <w:tcBorders>
              <w:top w:val="nil"/>
              <w:left w:val="nil"/>
              <w:bottom w:val="nil"/>
              <w:right w:val="nil"/>
            </w:tcBorders>
            <w:tcMar>
              <w:left w:w="105" w:type="dxa"/>
              <w:right w:w="105" w:type="dxa"/>
            </w:tcMar>
            <w:vAlign w:val="top"/>
          </w:tcPr>
          <w:p w:rsidR="0873BC31" w:rsidP="2BAA8972" w:rsidRDefault="0873BC31" w14:paraId="1953B9C8" w14:textId="009091F7">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6660" w:type="dxa"/>
            <w:tcBorders>
              <w:top w:val="nil"/>
              <w:left w:val="nil"/>
              <w:bottom w:val="nil"/>
              <w:right w:val="nil"/>
            </w:tcBorders>
            <w:tcMar>
              <w:left w:w="105" w:type="dxa"/>
              <w:right w:w="105" w:type="dxa"/>
            </w:tcMar>
            <w:vAlign w:val="top"/>
          </w:tcPr>
          <w:p w:rsidR="0873BC31" w:rsidP="2BAA8972" w:rsidRDefault="0873BC31" w14:paraId="75ADBF4B" w14:textId="557A52E0">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1020" w:type="dxa"/>
            <w:tcBorders>
              <w:top w:val="nil"/>
              <w:left w:val="nil"/>
              <w:bottom w:val="nil"/>
              <w:right w:val="nil"/>
            </w:tcBorders>
            <w:tcMar>
              <w:left w:w="105" w:type="dxa"/>
              <w:right w:w="105" w:type="dxa"/>
            </w:tcMar>
            <w:vAlign w:val="top"/>
          </w:tcPr>
          <w:p w:rsidR="0873BC31" w:rsidP="2BAA8972" w:rsidRDefault="0873BC31" w14:paraId="4C35D726" w14:textId="6A733C58">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r>
      <w:tr w:rsidR="0873BC31" w:rsidTr="2BAA8972" w14:paraId="17568ED9">
        <w:trPr>
          <w:trHeight w:val="300"/>
        </w:trPr>
        <w:tc>
          <w:tcPr>
            <w:tcW w:w="1665" w:type="dxa"/>
            <w:tcBorders>
              <w:top w:val="nil"/>
              <w:left w:val="nil"/>
              <w:bottom w:val="nil"/>
              <w:right w:val="nil"/>
            </w:tcBorders>
            <w:tcMar>
              <w:left w:w="105" w:type="dxa"/>
              <w:right w:w="105" w:type="dxa"/>
            </w:tcMar>
            <w:vAlign w:val="top"/>
          </w:tcPr>
          <w:p w:rsidR="0873BC31" w:rsidP="2BAA8972" w:rsidRDefault="0873BC31" w14:paraId="02C27F0C" w14:textId="14D00003">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6660" w:type="dxa"/>
            <w:tcBorders>
              <w:top w:val="nil"/>
              <w:left w:val="nil"/>
              <w:bottom w:val="nil"/>
              <w:right w:val="nil"/>
            </w:tcBorders>
            <w:tcMar>
              <w:left w:w="105" w:type="dxa"/>
              <w:right w:w="105" w:type="dxa"/>
            </w:tcMar>
            <w:vAlign w:val="top"/>
          </w:tcPr>
          <w:p w:rsidR="0873BC31" w:rsidP="2BAA8972" w:rsidRDefault="0873BC31" w14:paraId="7401137A" w14:textId="0B352C46">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1020" w:type="dxa"/>
            <w:tcBorders>
              <w:top w:val="nil"/>
              <w:left w:val="nil"/>
              <w:bottom w:val="nil"/>
              <w:right w:val="nil"/>
            </w:tcBorders>
            <w:tcMar>
              <w:left w:w="105" w:type="dxa"/>
              <w:right w:w="105" w:type="dxa"/>
            </w:tcMar>
            <w:vAlign w:val="top"/>
          </w:tcPr>
          <w:p w:rsidR="0873BC31" w:rsidP="2BAA8972" w:rsidRDefault="0873BC31" w14:paraId="431A82A6" w14:textId="2C17CEEC">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r>
    </w:tbl>
    <w:p xmlns:wp14="http://schemas.microsoft.com/office/word/2010/wordml" w:rsidP="2BAA8972" wp14:paraId="1C549670" wp14:textId="66CAD826">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27CD77F1" wp14:textId="5268BC9A">
      <w:pPr>
        <w:pStyle w:val="Heading1"/>
        <w:keepNext w:val="1"/>
        <w:keepLines w:val="1"/>
        <w:bidi w:val="0"/>
        <w:spacing w:before="360" w:after="80"/>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377128595" w:id="921411138"/>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LIST OF FIGURES</w:t>
      </w:r>
      <w:bookmarkEnd w:id="921411138"/>
    </w:p>
    <w:p xmlns:wp14="http://schemas.microsoft.com/office/word/2010/wordml" w:rsidP="2BAA8972" wp14:paraId="13F4C950" wp14:textId="7B157255">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740"/>
        <w:gridCol w:w="6555"/>
        <w:gridCol w:w="1065"/>
      </w:tblGrid>
      <w:tr w:rsidR="0873BC31" w:rsidTr="2BAA8972" w14:paraId="247D3FF9">
        <w:trPr>
          <w:trHeight w:val="300"/>
        </w:trPr>
        <w:tc>
          <w:tcPr>
            <w:tcW w:w="1740" w:type="dxa"/>
            <w:tcBorders>
              <w:top w:val="nil"/>
              <w:left w:val="nil"/>
              <w:bottom w:val="nil"/>
              <w:right w:val="nil"/>
            </w:tcBorders>
            <w:tcMar>
              <w:left w:w="105" w:type="dxa"/>
              <w:right w:w="105" w:type="dxa"/>
            </w:tcMar>
            <w:vAlign w:val="top"/>
          </w:tcPr>
          <w:p w:rsidR="0873BC31" w:rsidP="2BAA8972" w:rsidRDefault="0873BC31" w14:paraId="7CC1C2A8" w14:textId="3E382DF1">
            <w:pPr>
              <w:bidi w:val="0"/>
              <w:spacing w:line="360" w:lineRule="auto"/>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1"/>
                <w:bCs w:val="1"/>
                <w:i w:val="0"/>
                <w:iCs w:val="0"/>
                <w:caps w:val="1"/>
                <w:sz w:val="24"/>
                <w:szCs w:val="24"/>
                <w:lang w:val="en-MY"/>
              </w:rPr>
              <w:t>figure no.</w:t>
            </w:r>
          </w:p>
        </w:tc>
        <w:tc>
          <w:tcPr>
            <w:tcW w:w="6555" w:type="dxa"/>
            <w:tcBorders>
              <w:top w:val="nil"/>
              <w:left w:val="nil"/>
              <w:bottom w:val="nil"/>
              <w:right w:val="nil"/>
            </w:tcBorders>
            <w:tcMar>
              <w:left w:w="105" w:type="dxa"/>
              <w:right w:w="105" w:type="dxa"/>
            </w:tcMar>
            <w:vAlign w:val="top"/>
          </w:tcPr>
          <w:p w:rsidR="0873BC31" w:rsidP="2BAA8972" w:rsidRDefault="0873BC31" w14:paraId="1924ED60" w14:textId="57E29535">
            <w:pPr>
              <w:bidi w:val="0"/>
              <w:spacing w:line="360" w:lineRule="auto"/>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1"/>
                <w:bCs w:val="1"/>
                <w:i w:val="0"/>
                <w:iCs w:val="0"/>
                <w:caps w:val="1"/>
                <w:sz w:val="24"/>
                <w:szCs w:val="24"/>
                <w:lang w:val="en-MY"/>
              </w:rPr>
              <w:t>title</w:t>
            </w:r>
          </w:p>
        </w:tc>
        <w:tc>
          <w:tcPr>
            <w:tcW w:w="1065" w:type="dxa"/>
            <w:tcBorders>
              <w:top w:val="nil"/>
              <w:left w:val="nil"/>
              <w:bottom w:val="nil"/>
              <w:right w:val="nil"/>
            </w:tcBorders>
            <w:tcMar>
              <w:left w:w="105" w:type="dxa"/>
              <w:right w:w="105" w:type="dxa"/>
            </w:tcMar>
            <w:vAlign w:val="top"/>
          </w:tcPr>
          <w:p w:rsidR="0873BC31" w:rsidP="2BAA8972" w:rsidRDefault="0873BC31" w14:paraId="4BCAAD1E" w14:textId="7F14BE1F">
            <w:pPr>
              <w:bidi w:val="0"/>
              <w:spacing w:line="360" w:lineRule="auto"/>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1"/>
                <w:bCs w:val="1"/>
                <w:i w:val="0"/>
                <w:iCs w:val="0"/>
                <w:caps w:val="1"/>
                <w:sz w:val="24"/>
                <w:szCs w:val="24"/>
                <w:lang w:val="en-MY"/>
              </w:rPr>
              <w:t>page</w:t>
            </w:r>
          </w:p>
        </w:tc>
      </w:tr>
      <w:tr w:rsidR="0873BC31" w:rsidTr="2BAA8972" w14:paraId="2BAF0AC5">
        <w:trPr>
          <w:trHeight w:val="300"/>
        </w:trPr>
        <w:tc>
          <w:tcPr>
            <w:tcW w:w="1740" w:type="dxa"/>
            <w:tcBorders>
              <w:top w:val="nil"/>
              <w:left w:val="nil"/>
              <w:bottom w:val="nil"/>
              <w:right w:val="nil"/>
            </w:tcBorders>
            <w:tcMar>
              <w:left w:w="105" w:type="dxa"/>
              <w:right w:w="105" w:type="dxa"/>
            </w:tcMar>
            <w:vAlign w:val="top"/>
          </w:tcPr>
          <w:p w:rsidR="0873BC31" w:rsidP="2BAA8972" w:rsidRDefault="0873BC31" w14:paraId="20C79D73" w14:textId="2D9E5A14">
            <w:pPr>
              <w:pStyle w:val="Normal"/>
              <w:bidi w:val="0"/>
              <w:spacing w:line="360" w:lineRule="auto"/>
              <w:jc w:val="both"/>
              <w:rPr>
                <w:rFonts w:ascii="Times New Roman" w:hAnsi="Times New Roman" w:eastAsia="Times New Roman" w:cs="Times New Roman"/>
                <w:b w:val="0"/>
                <w:bCs w:val="0"/>
                <w:i w:val="0"/>
                <w:iCs w:val="0"/>
                <w:caps w:val="1"/>
                <w:sz w:val="24"/>
                <w:szCs w:val="24"/>
                <w:lang w:val="en-MY"/>
              </w:rPr>
            </w:pPr>
            <w:r w:rsidRPr="2BAA8972" w:rsidR="216A80A6">
              <w:rPr>
                <w:rFonts w:ascii="Times New Roman" w:hAnsi="Times New Roman" w:eastAsia="Times New Roman" w:cs="Times New Roman"/>
                <w:b w:val="0"/>
                <w:bCs w:val="0"/>
                <w:i w:val="0"/>
                <w:iCs w:val="0"/>
                <w:caps w:val="0"/>
                <w:smallCaps w:val="0"/>
                <w:sz w:val="24"/>
                <w:szCs w:val="24"/>
                <w:lang w:val="en-MY"/>
              </w:rPr>
              <w:t>Figure 3.1</w:t>
            </w:r>
          </w:p>
          <w:p w:rsidR="0873BC31" w:rsidP="2BAA8972" w:rsidRDefault="0873BC31" w14:paraId="45ADDDB3" w14:textId="0D92FF01">
            <w:pPr>
              <w:pStyle w:val="Normal"/>
              <w:bidi w:val="0"/>
              <w:spacing w:line="360" w:lineRule="auto"/>
              <w:jc w:val="both"/>
              <w:rPr>
                <w:rFonts w:ascii="Times New Roman" w:hAnsi="Times New Roman" w:eastAsia="Times New Roman" w:cs="Times New Roman"/>
                <w:b w:val="0"/>
                <w:bCs w:val="0"/>
                <w:i w:val="0"/>
                <w:iCs w:val="0"/>
                <w:caps w:val="0"/>
                <w:smallCaps w:val="0"/>
                <w:sz w:val="24"/>
                <w:szCs w:val="24"/>
                <w:lang w:val="en-MY"/>
              </w:rPr>
            </w:pPr>
            <w:r w:rsidRPr="2BAA8972" w:rsidR="6B4676EF">
              <w:rPr>
                <w:rFonts w:ascii="Times New Roman" w:hAnsi="Times New Roman" w:eastAsia="Times New Roman" w:cs="Times New Roman"/>
                <w:b w:val="0"/>
                <w:bCs w:val="0"/>
                <w:i w:val="0"/>
                <w:iCs w:val="0"/>
                <w:caps w:val="0"/>
                <w:smallCaps w:val="0"/>
                <w:sz w:val="24"/>
                <w:szCs w:val="24"/>
                <w:lang w:val="en-MY"/>
              </w:rPr>
              <w:t>Figure 3.2</w:t>
            </w:r>
          </w:p>
        </w:tc>
        <w:tc>
          <w:tcPr>
            <w:tcW w:w="6555" w:type="dxa"/>
            <w:tcBorders>
              <w:top w:val="nil"/>
              <w:left w:val="nil"/>
              <w:bottom w:val="nil"/>
              <w:right w:val="nil"/>
            </w:tcBorders>
            <w:tcMar>
              <w:left w:w="105" w:type="dxa"/>
              <w:right w:w="105" w:type="dxa"/>
            </w:tcMar>
            <w:vAlign w:val="top"/>
          </w:tcPr>
          <w:p w:rsidR="0873BC31" w:rsidP="2BAA8972" w:rsidRDefault="0873BC31" w14:paraId="5282E6F1" w14:textId="06C00938">
            <w:pPr>
              <w:pStyle w:val="Normal"/>
              <w:bidi w:val="0"/>
              <w:spacing w:line="360" w:lineRule="auto"/>
              <w:jc w:val="both"/>
              <w:rPr>
                <w:rFonts w:ascii="Times New Roman" w:hAnsi="Times New Roman" w:eastAsia="Times New Roman" w:cs="Times New Roman"/>
                <w:noProof w:val="0"/>
                <w:sz w:val="24"/>
                <w:szCs w:val="24"/>
                <w:lang w:val="en-US"/>
              </w:rPr>
            </w:pPr>
            <w:r w:rsidRPr="2BAA8972" w:rsidR="216A80A6">
              <w:rPr>
                <w:rFonts w:ascii="Times New Roman" w:hAnsi="Times New Roman" w:eastAsia="Times New Roman" w:cs="Times New Roman"/>
              </w:rPr>
              <w:t>Waterfall Methodology Phases</w:t>
            </w:r>
          </w:p>
          <w:p w:rsidR="0873BC31" w:rsidP="2BAA8972" w:rsidRDefault="0873BC31" w14:paraId="65568E79" w14:textId="03CC1E0A">
            <w:pPr>
              <w:pStyle w:val="Normal"/>
              <w:bidi w:val="0"/>
              <w:spacing w:line="360" w:lineRule="auto"/>
              <w:jc w:val="both"/>
              <w:rPr>
                <w:rFonts w:ascii="Times New Roman" w:hAnsi="Times New Roman" w:eastAsia="Times New Roman" w:cs="Times New Roman"/>
                <w:lang w:val="en-MY"/>
              </w:rPr>
            </w:pPr>
            <w:r w:rsidRPr="2BAA8972" w:rsidR="6679E2F9">
              <w:rPr>
                <w:rFonts w:ascii="Times New Roman" w:hAnsi="Times New Roman" w:eastAsia="Times New Roman" w:cs="Times New Roman"/>
              </w:rPr>
              <w:t>Gantt Chart</w:t>
            </w:r>
          </w:p>
        </w:tc>
        <w:tc>
          <w:tcPr>
            <w:tcW w:w="1065" w:type="dxa"/>
            <w:tcBorders>
              <w:top w:val="nil"/>
              <w:left w:val="nil"/>
              <w:bottom w:val="nil"/>
              <w:right w:val="nil"/>
            </w:tcBorders>
            <w:tcMar>
              <w:left w:w="105" w:type="dxa"/>
              <w:right w:w="105" w:type="dxa"/>
            </w:tcMar>
            <w:vAlign w:val="top"/>
          </w:tcPr>
          <w:p w:rsidR="0873BC31" w:rsidP="2BAA8972" w:rsidRDefault="0873BC31" w14:paraId="2571AACC" w14:textId="30BD1DE5">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r>
      <w:tr w:rsidR="0873BC31" w:rsidTr="2BAA8972" w14:paraId="1C451540">
        <w:trPr>
          <w:trHeight w:val="300"/>
        </w:trPr>
        <w:tc>
          <w:tcPr>
            <w:tcW w:w="1740" w:type="dxa"/>
            <w:tcBorders>
              <w:top w:val="nil"/>
              <w:left w:val="nil"/>
              <w:bottom w:val="nil"/>
              <w:right w:val="nil"/>
            </w:tcBorders>
            <w:tcMar>
              <w:left w:w="105" w:type="dxa"/>
              <w:right w:w="105" w:type="dxa"/>
            </w:tcMar>
            <w:vAlign w:val="top"/>
          </w:tcPr>
          <w:p w:rsidR="0873BC31" w:rsidP="2BAA8972" w:rsidRDefault="0873BC31" w14:paraId="3A147C72" w14:textId="5C1286F4">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6555" w:type="dxa"/>
            <w:tcBorders>
              <w:top w:val="nil"/>
              <w:left w:val="nil"/>
              <w:bottom w:val="nil"/>
              <w:right w:val="nil"/>
            </w:tcBorders>
            <w:tcMar>
              <w:left w:w="105" w:type="dxa"/>
              <w:right w:w="105" w:type="dxa"/>
            </w:tcMar>
            <w:vAlign w:val="top"/>
          </w:tcPr>
          <w:p w:rsidR="0873BC31" w:rsidP="2BAA8972" w:rsidRDefault="0873BC31" w14:paraId="5CC68176" w14:textId="25071488">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c>
          <w:tcPr>
            <w:tcW w:w="1065" w:type="dxa"/>
            <w:tcBorders>
              <w:top w:val="nil"/>
              <w:left w:val="nil"/>
              <w:bottom w:val="nil"/>
              <w:right w:val="nil"/>
            </w:tcBorders>
            <w:tcMar>
              <w:left w:w="105" w:type="dxa"/>
              <w:right w:w="105" w:type="dxa"/>
            </w:tcMar>
            <w:vAlign w:val="top"/>
          </w:tcPr>
          <w:p w:rsidR="0873BC31" w:rsidP="2BAA8972" w:rsidRDefault="0873BC31" w14:paraId="1290F4F9" w14:textId="37412ADC">
            <w:pPr>
              <w:pStyle w:val="Normal"/>
              <w:bidi w:val="0"/>
              <w:spacing w:line="360" w:lineRule="auto"/>
              <w:jc w:val="both"/>
              <w:rPr>
                <w:rFonts w:ascii="Times New Roman" w:hAnsi="Times New Roman" w:eastAsia="Times New Roman" w:cs="Times New Roman"/>
                <w:b w:val="1"/>
                <w:bCs w:val="1"/>
                <w:i w:val="0"/>
                <w:iCs w:val="0"/>
                <w:caps w:val="1"/>
                <w:sz w:val="24"/>
                <w:szCs w:val="24"/>
                <w:lang w:val="en-MY"/>
              </w:rPr>
            </w:pPr>
          </w:p>
        </w:tc>
      </w:tr>
    </w:tbl>
    <w:p xmlns:wp14="http://schemas.microsoft.com/office/word/2010/wordml" w:rsidP="2BAA8972" wp14:paraId="1189ED99" wp14:textId="2D0623CA">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305A473B" wp14:textId="57EB1FB1">
      <w:pPr>
        <w:pStyle w:val="Heading1"/>
        <w:keepNext w:val="1"/>
        <w:keepLines w:val="1"/>
        <w:bidi w:val="0"/>
        <w:spacing w:before="360" w:after="80"/>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903289250" w:id="194541330"/>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LIST OF ABBREVIATIONS</w:t>
      </w:r>
      <w:bookmarkEnd w:id="194541330"/>
    </w:p>
    <w:p xmlns:wp14="http://schemas.microsoft.com/office/word/2010/wordml" w:rsidP="2BAA8972" wp14:paraId="4161BB89" wp14:textId="6703D03E">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00"/>
        <w:gridCol w:w="540"/>
        <w:gridCol w:w="7905"/>
      </w:tblGrid>
      <w:tr w:rsidR="0873BC31" w:rsidTr="2BAA8972" w14:paraId="36054DE7">
        <w:trPr>
          <w:trHeight w:val="300"/>
        </w:trPr>
        <w:tc>
          <w:tcPr>
            <w:tcW w:w="900" w:type="dxa"/>
            <w:tcBorders>
              <w:top w:val="nil"/>
              <w:left w:val="nil"/>
              <w:bottom w:val="nil"/>
              <w:right w:val="nil"/>
            </w:tcBorders>
            <w:tcMar>
              <w:left w:w="105" w:type="dxa"/>
              <w:right w:w="105" w:type="dxa"/>
            </w:tcMar>
            <w:vAlign w:val="top"/>
          </w:tcPr>
          <w:p w:rsidR="0873BC31" w:rsidP="2BAA8972" w:rsidRDefault="0873BC31" w14:paraId="1A723D09" w14:textId="6DD9EA99">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1"/>
                <w:sz w:val="24"/>
                <w:szCs w:val="24"/>
                <w:lang w:val="en-MY"/>
              </w:rPr>
            </w:pPr>
          </w:p>
        </w:tc>
        <w:tc>
          <w:tcPr>
            <w:tcW w:w="540" w:type="dxa"/>
            <w:tcBorders>
              <w:top w:val="nil"/>
              <w:left w:val="nil"/>
              <w:bottom w:val="nil"/>
              <w:right w:val="nil"/>
            </w:tcBorders>
            <w:tcMar>
              <w:left w:w="105" w:type="dxa"/>
              <w:right w:w="105" w:type="dxa"/>
            </w:tcMar>
            <w:vAlign w:val="top"/>
          </w:tcPr>
          <w:p w:rsidR="0873BC31" w:rsidP="2BAA8972" w:rsidRDefault="0873BC31" w14:paraId="0441F6AA" w14:textId="789B210F">
            <w:pPr>
              <w:bidi w:val="0"/>
              <w:spacing w:line="360" w:lineRule="auto"/>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0"/>
                <w:bCs w:val="0"/>
                <w:i w:val="0"/>
                <w:iCs w:val="0"/>
                <w:caps w:val="1"/>
                <w:sz w:val="24"/>
                <w:szCs w:val="24"/>
                <w:lang w:val="en-MY"/>
              </w:rPr>
              <w:t>-</w:t>
            </w:r>
          </w:p>
        </w:tc>
        <w:tc>
          <w:tcPr>
            <w:tcW w:w="7905" w:type="dxa"/>
            <w:tcBorders>
              <w:top w:val="nil"/>
              <w:left w:val="nil"/>
              <w:bottom w:val="nil"/>
              <w:right w:val="nil"/>
            </w:tcBorders>
            <w:tcMar>
              <w:left w:w="105" w:type="dxa"/>
              <w:right w:w="105" w:type="dxa"/>
            </w:tcMar>
            <w:vAlign w:val="top"/>
          </w:tcPr>
          <w:p w:rsidR="0873BC31" w:rsidP="2BAA8972" w:rsidRDefault="0873BC31" w14:paraId="60EF6B22" w14:textId="123D28DC">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caps w:val="0"/>
                <w:smallCaps w:val="0"/>
                <w:sz w:val="24"/>
                <w:szCs w:val="24"/>
                <w:lang w:val="en-MY"/>
              </w:rPr>
            </w:pPr>
          </w:p>
        </w:tc>
      </w:tr>
      <w:tr w:rsidR="0873BC31" w:rsidTr="2BAA8972" w14:paraId="097245B1">
        <w:trPr>
          <w:trHeight w:val="300"/>
        </w:trPr>
        <w:tc>
          <w:tcPr>
            <w:tcW w:w="900" w:type="dxa"/>
            <w:tcBorders>
              <w:top w:val="nil"/>
              <w:left w:val="nil"/>
              <w:bottom w:val="nil"/>
              <w:right w:val="nil"/>
            </w:tcBorders>
            <w:tcMar>
              <w:left w:w="105" w:type="dxa"/>
              <w:right w:w="105" w:type="dxa"/>
            </w:tcMar>
            <w:vAlign w:val="top"/>
          </w:tcPr>
          <w:p w:rsidR="0873BC31" w:rsidP="2BAA8972" w:rsidRDefault="0873BC31" w14:paraId="7CBEA923" w14:textId="22F70DAC">
            <w:pPr>
              <w:bidi w:val="0"/>
              <w:spacing w:line="360" w:lineRule="auto"/>
              <w:jc w:val="both"/>
              <w:rPr>
                <w:rFonts w:ascii="Times New Roman" w:hAnsi="Times New Roman" w:eastAsia="Times New Roman" w:cs="Times New Roman"/>
                <w:b w:val="0"/>
                <w:bCs w:val="0"/>
                <w:i w:val="0"/>
                <w:iCs w:val="0"/>
                <w:caps w:val="1"/>
                <w:sz w:val="24"/>
                <w:szCs w:val="24"/>
                <w:lang w:val="en-MY"/>
              </w:rPr>
            </w:pPr>
          </w:p>
        </w:tc>
        <w:tc>
          <w:tcPr>
            <w:tcW w:w="540" w:type="dxa"/>
            <w:tcBorders>
              <w:top w:val="nil"/>
              <w:left w:val="nil"/>
              <w:bottom w:val="nil"/>
              <w:right w:val="nil"/>
            </w:tcBorders>
            <w:tcMar>
              <w:left w:w="105" w:type="dxa"/>
              <w:right w:w="105" w:type="dxa"/>
            </w:tcMar>
            <w:vAlign w:val="top"/>
          </w:tcPr>
          <w:p w:rsidR="0873BC31" w:rsidP="2BAA8972" w:rsidRDefault="0873BC31" w14:paraId="47AFDB3D" w14:textId="1AC42D46">
            <w:pPr>
              <w:bidi w:val="0"/>
              <w:spacing w:line="360" w:lineRule="auto"/>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0"/>
                <w:bCs w:val="0"/>
                <w:i w:val="0"/>
                <w:iCs w:val="0"/>
                <w:caps w:val="1"/>
                <w:sz w:val="24"/>
                <w:szCs w:val="24"/>
                <w:lang w:val="en-MY"/>
              </w:rPr>
              <w:t>-</w:t>
            </w:r>
          </w:p>
        </w:tc>
        <w:tc>
          <w:tcPr>
            <w:tcW w:w="7905" w:type="dxa"/>
            <w:tcBorders>
              <w:top w:val="nil"/>
              <w:left w:val="nil"/>
              <w:bottom w:val="nil"/>
              <w:right w:val="nil"/>
            </w:tcBorders>
            <w:tcMar>
              <w:left w:w="105" w:type="dxa"/>
              <w:right w:w="105" w:type="dxa"/>
            </w:tcMar>
            <w:vAlign w:val="top"/>
          </w:tcPr>
          <w:p w:rsidR="0873BC31" w:rsidP="2BAA8972" w:rsidRDefault="0873BC31" w14:paraId="57AC1B7F" w14:textId="6746BB48">
            <w:pPr>
              <w:bidi w:val="0"/>
              <w:spacing w:line="360" w:lineRule="auto"/>
              <w:jc w:val="both"/>
              <w:rPr>
                <w:rFonts w:ascii="Times New Roman" w:hAnsi="Times New Roman" w:eastAsia="Times New Roman" w:cs="Times New Roman"/>
                <w:b w:val="0"/>
                <w:bCs w:val="0"/>
                <w:i w:val="0"/>
                <w:iCs w:val="0"/>
                <w:caps w:val="0"/>
                <w:smallCaps w:val="0"/>
                <w:sz w:val="24"/>
                <w:szCs w:val="24"/>
                <w:lang w:val="en-MY"/>
              </w:rPr>
            </w:pPr>
          </w:p>
        </w:tc>
      </w:tr>
      <w:tr w:rsidR="0873BC31" w:rsidTr="2BAA8972" w14:paraId="1F797040">
        <w:trPr>
          <w:trHeight w:val="300"/>
        </w:trPr>
        <w:tc>
          <w:tcPr>
            <w:tcW w:w="900" w:type="dxa"/>
            <w:tcBorders>
              <w:top w:val="nil"/>
              <w:left w:val="nil"/>
              <w:bottom w:val="nil"/>
              <w:right w:val="nil"/>
            </w:tcBorders>
            <w:tcMar>
              <w:left w:w="105" w:type="dxa"/>
              <w:right w:w="105" w:type="dxa"/>
            </w:tcMar>
            <w:vAlign w:val="top"/>
          </w:tcPr>
          <w:p w:rsidR="0873BC31" w:rsidP="2BAA8972" w:rsidRDefault="0873BC31" w14:paraId="5EC1A1B6" w14:textId="7F7CED1F">
            <w:pPr>
              <w:bidi w:val="0"/>
              <w:spacing w:line="360" w:lineRule="auto"/>
              <w:jc w:val="both"/>
              <w:rPr>
                <w:rFonts w:ascii="Times New Roman" w:hAnsi="Times New Roman" w:eastAsia="Times New Roman" w:cs="Times New Roman"/>
                <w:b w:val="0"/>
                <w:bCs w:val="0"/>
                <w:i w:val="0"/>
                <w:iCs w:val="0"/>
                <w:caps w:val="1"/>
                <w:sz w:val="24"/>
                <w:szCs w:val="24"/>
                <w:lang w:val="en-MY"/>
              </w:rPr>
            </w:pPr>
          </w:p>
        </w:tc>
        <w:tc>
          <w:tcPr>
            <w:tcW w:w="540" w:type="dxa"/>
            <w:tcBorders>
              <w:top w:val="nil"/>
              <w:left w:val="nil"/>
              <w:bottom w:val="nil"/>
              <w:right w:val="nil"/>
            </w:tcBorders>
            <w:tcMar>
              <w:left w:w="105" w:type="dxa"/>
              <w:right w:w="105" w:type="dxa"/>
            </w:tcMar>
            <w:vAlign w:val="top"/>
          </w:tcPr>
          <w:p w:rsidR="0873BC31" w:rsidP="2BAA8972" w:rsidRDefault="0873BC31" w14:paraId="550F77DB" w14:textId="45C7CB8B">
            <w:pPr>
              <w:bidi w:val="0"/>
              <w:spacing w:line="360" w:lineRule="auto"/>
              <w:jc w:val="both"/>
              <w:rPr>
                <w:rFonts w:ascii="Times New Roman" w:hAnsi="Times New Roman" w:eastAsia="Times New Roman" w:cs="Times New Roman"/>
                <w:b w:val="0"/>
                <w:bCs w:val="0"/>
                <w:i w:val="0"/>
                <w:iCs w:val="0"/>
                <w:sz w:val="24"/>
                <w:szCs w:val="24"/>
                <w:lang w:val="en-MY"/>
              </w:rPr>
            </w:pPr>
            <w:r w:rsidRPr="2BAA8972" w:rsidR="0873BC31">
              <w:rPr>
                <w:rFonts w:ascii="Times New Roman" w:hAnsi="Times New Roman" w:eastAsia="Times New Roman" w:cs="Times New Roman"/>
                <w:b w:val="0"/>
                <w:bCs w:val="0"/>
                <w:i w:val="0"/>
                <w:iCs w:val="0"/>
                <w:caps w:val="1"/>
                <w:sz w:val="24"/>
                <w:szCs w:val="24"/>
                <w:lang w:val="en-MY"/>
              </w:rPr>
              <w:t>-</w:t>
            </w:r>
          </w:p>
        </w:tc>
        <w:tc>
          <w:tcPr>
            <w:tcW w:w="7905" w:type="dxa"/>
            <w:tcBorders>
              <w:top w:val="nil"/>
              <w:left w:val="nil"/>
              <w:bottom w:val="nil"/>
              <w:right w:val="nil"/>
            </w:tcBorders>
            <w:tcMar>
              <w:left w:w="105" w:type="dxa"/>
              <w:right w:w="105" w:type="dxa"/>
            </w:tcMar>
            <w:vAlign w:val="top"/>
          </w:tcPr>
          <w:p w:rsidR="0873BC31" w:rsidP="2BAA8972" w:rsidRDefault="0873BC31" w14:paraId="097EA77D" w14:textId="3C447691">
            <w:pPr>
              <w:bidi w:val="0"/>
              <w:spacing w:line="360" w:lineRule="auto"/>
              <w:jc w:val="both"/>
              <w:rPr>
                <w:rFonts w:ascii="Times New Roman" w:hAnsi="Times New Roman" w:eastAsia="Times New Roman" w:cs="Times New Roman"/>
                <w:b w:val="0"/>
                <w:bCs w:val="0"/>
                <w:i w:val="0"/>
                <w:iCs w:val="0"/>
                <w:caps w:val="0"/>
                <w:smallCaps w:val="0"/>
                <w:sz w:val="24"/>
                <w:szCs w:val="24"/>
                <w:lang w:val="en-MY"/>
              </w:rPr>
            </w:pPr>
          </w:p>
        </w:tc>
      </w:tr>
    </w:tbl>
    <w:p xmlns:wp14="http://schemas.microsoft.com/office/word/2010/wordml" w:rsidP="2BAA8972" wp14:paraId="5E79A558" wp14:textId="779AB14D">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0539151E" wp14:textId="10E31AA5">
      <w:pPr>
        <w:pStyle w:val="Heading1"/>
        <w:keepNext w:val="1"/>
        <w:keepLines w:val="1"/>
        <w:bidi w:val="0"/>
        <w:spacing w:before="360" w:after="80"/>
        <w:ind w:left="900" w:right="540" w:firstLine="0"/>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2097811078" w:id="1924578568"/>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LIST OF APPENDICES</w:t>
      </w:r>
      <w:bookmarkEnd w:id="1924578568"/>
    </w:p>
    <w:p xmlns:wp14="http://schemas.microsoft.com/office/word/2010/wordml" w:rsidP="2BAA8972" wp14:paraId="793FBF76" wp14:textId="4DD41CDE">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620"/>
        <w:gridCol w:w="6690"/>
        <w:gridCol w:w="1035"/>
      </w:tblGrid>
      <w:tr w:rsidR="0873BC31" w:rsidTr="2BAA8972" w14:paraId="519EA6A8">
        <w:trPr>
          <w:trHeight w:val="300"/>
        </w:trPr>
        <w:tc>
          <w:tcPr>
            <w:tcW w:w="1620" w:type="dxa"/>
            <w:tcBorders>
              <w:top w:val="nil"/>
              <w:left w:val="nil"/>
              <w:bottom w:val="nil"/>
              <w:right w:val="nil"/>
            </w:tcBorders>
            <w:tcMar>
              <w:left w:w="105" w:type="dxa"/>
              <w:right w:w="105" w:type="dxa"/>
            </w:tcMar>
            <w:vAlign w:val="top"/>
          </w:tcPr>
          <w:p w:rsidR="0873BC31" w:rsidP="2BAA8972" w:rsidRDefault="0873BC31" w14:paraId="2DE379E5" w14:textId="79AA8587">
            <w:pPr>
              <w:bidi w:val="0"/>
              <w:spacing w:before="0" w:beforeAutospacing="off" w:after="0" w:afterAutospacing="off" w:line="360" w:lineRule="auto"/>
              <w:ind w:left="0" w:right="0"/>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1"/>
                <w:bCs w:val="1"/>
                <w:i w:val="0"/>
                <w:iCs w:val="0"/>
                <w:caps w:val="1"/>
                <w:sz w:val="24"/>
                <w:szCs w:val="24"/>
                <w:lang w:val="en-MY"/>
              </w:rPr>
              <w:t>appendix</w:t>
            </w:r>
          </w:p>
        </w:tc>
        <w:tc>
          <w:tcPr>
            <w:tcW w:w="6690" w:type="dxa"/>
            <w:tcBorders>
              <w:top w:val="nil"/>
              <w:left w:val="nil"/>
              <w:bottom w:val="nil"/>
              <w:right w:val="nil"/>
            </w:tcBorders>
            <w:tcMar>
              <w:left w:w="105" w:type="dxa"/>
              <w:right w:w="105" w:type="dxa"/>
            </w:tcMar>
            <w:vAlign w:val="top"/>
          </w:tcPr>
          <w:p w:rsidR="0873BC31" w:rsidP="2BAA8972" w:rsidRDefault="0873BC31" w14:paraId="1D50F6F6" w14:textId="7A13D01D">
            <w:pPr>
              <w:bidi w:val="0"/>
              <w:spacing w:line="360" w:lineRule="auto"/>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1"/>
                <w:bCs w:val="1"/>
                <w:i w:val="0"/>
                <w:iCs w:val="0"/>
                <w:caps w:val="1"/>
                <w:sz w:val="24"/>
                <w:szCs w:val="24"/>
                <w:lang w:val="en-MY"/>
              </w:rPr>
              <w:t>title</w:t>
            </w:r>
          </w:p>
        </w:tc>
        <w:tc>
          <w:tcPr>
            <w:tcW w:w="1035" w:type="dxa"/>
            <w:tcBorders>
              <w:top w:val="nil"/>
              <w:left w:val="nil"/>
              <w:bottom w:val="nil"/>
              <w:right w:val="nil"/>
            </w:tcBorders>
            <w:tcMar>
              <w:left w:w="105" w:type="dxa"/>
              <w:right w:w="105" w:type="dxa"/>
            </w:tcMar>
            <w:vAlign w:val="top"/>
          </w:tcPr>
          <w:p w:rsidR="0873BC31" w:rsidP="2BAA8972" w:rsidRDefault="0873BC31" w14:paraId="1BEF04BB" w14:textId="609F9CF8">
            <w:pPr>
              <w:bidi w:val="0"/>
              <w:spacing w:line="360" w:lineRule="auto"/>
              <w:jc w:val="both"/>
              <w:rPr>
                <w:rFonts w:ascii="Times New Roman" w:hAnsi="Times New Roman" w:eastAsia="Times New Roman" w:cs="Times New Roman"/>
                <w:b w:val="0"/>
                <w:bCs w:val="0"/>
                <w:i w:val="0"/>
                <w:iCs w:val="0"/>
                <w:sz w:val="24"/>
                <w:szCs w:val="24"/>
              </w:rPr>
            </w:pPr>
            <w:r w:rsidRPr="2BAA8972" w:rsidR="0873BC31">
              <w:rPr>
                <w:rFonts w:ascii="Times New Roman" w:hAnsi="Times New Roman" w:eastAsia="Times New Roman" w:cs="Times New Roman"/>
                <w:b w:val="1"/>
                <w:bCs w:val="1"/>
                <w:i w:val="0"/>
                <w:iCs w:val="0"/>
                <w:caps w:val="1"/>
                <w:sz w:val="24"/>
                <w:szCs w:val="24"/>
                <w:lang w:val="en-MY"/>
              </w:rPr>
              <w:t>page</w:t>
            </w:r>
          </w:p>
        </w:tc>
      </w:tr>
      <w:tr w:rsidR="0873BC31" w:rsidTr="2BAA8972" w14:paraId="37F57158">
        <w:trPr>
          <w:trHeight w:val="300"/>
        </w:trPr>
        <w:tc>
          <w:tcPr>
            <w:tcW w:w="1620" w:type="dxa"/>
            <w:tcBorders>
              <w:top w:val="nil"/>
              <w:left w:val="nil"/>
              <w:bottom w:val="nil"/>
              <w:right w:val="nil"/>
            </w:tcBorders>
            <w:tcMar>
              <w:left w:w="105" w:type="dxa"/>
              <w:right w:w="105" w:type="dxa"/>
            </w:tcMar>
            <w:vAlign w:val="top"/>
          </w:tcPr>
          <w:p w:rsidR="0873BC31" w:rsidP="2BAA8972" w:rsidRDefault="0873BC31" w14:paraId="5EAA7FDE" w14:textId="41354DB9">
            <w:pPr>
              <w:bidi w:val="0"/>
              <w:spacing w:line="360" w:lineRule="auto"/>
              <w:jc w:val="both"/>
              <w:rPr>
                <w:rFonts w:ascii="Times New Roman" w:hAnsi="Times New Roman" w:eastAsia="Times New Roman" w:cs="Times New Roman"/>
                <w:b w:val="0"/>
                <w:bCs w:val="0"/>
                <w:i w:val="0"/>
                <w:iCs w:val="0"/>
                <w:caps w:val="1"/>
                <w:sz w:val="24"/>
                <w:szCs w:val="24"/>
                <w:lang w:val="en-MY"/>
              </w:rPr>
            </w:pPr>
          </w:p>
        </w:tc>
        <w:tc>
          <w:tcPr>
            <w:tcW w:w="6690" w:type="dxa"/>
            <w:tcBorders>
              <w:top w:val="nil"/>
              <w:left w:val="nil"/>
              <w:bottom w:val="nil"/>
              <w:right w:val="nil"/>
            </w:tcBorders>
            <w:tcMar>
              <w:left w:w="105" w:type="dxa"/>
              <w:right w:w="105" w:type="dxa"/>
            </w:tcMar>
            <w:vAlign w:val="top"/>
          </w:tcPr>
          <w:p w:rsidR="0873BC31" w:rsidP="2BAA8972" w:rsidRDefault="0873BC31" w14:paraId="798AF543" w14:textId="38BA70DD">
            <w:pPr>
              <w:bidi w:val="0"/>
              <w:spacing w:line="360" w:lineRule="auto"/>
              <w:jc w:val="both"/>
              <w:rPr>
                <w:rFonts w:ascii="Times New Roman" w:hAnsi="Times New Roman" w:eastAsia="Times New Roman" w:cs="Times New Roman"/>
                <w:b w:val="0"/>
                <w:bCs w:val="0"/>
                <w:i w:val="0"/>
                <w:iCs w:val="0"/>
                <w:sz w:val="24"/>
                <w:szCs w:val="24"/>
                <w:lang w:val="en-US"/>
              </w:rPr>
            </w:pPr>
          </w:p>
        </w:tc>
        <w:tc>
          <w:tcPr>
            <w:tcW w:w="1035" w:type="dxa"/>
            <w:tcBorders>
              <w:top w:val="nil"/>
              <w:left w:val="nil"/>
              <w:bottom w:val="nil"/>
              <w:right w:val="nil"/>
            </w:tcBorders>
            <w:tcMar>
              <w:left w:w="105" w:type="dxa"/>
              <w:right w:w="105" w:type="dxa"/>
            </w:tcMar>
            <w:vAlign w:val="top"/>
          </w:tcPr>
          <w:p w:rsidR="0873BC31" w:rsidP="2BAA8972" w:rsidRDefault="0873BC31" w14:paraId="10ACF711" w14:textId="0BA46466">
            <w:pPr>
              <w:bidi w:val="0"/>
              <w:spacing w:line="360" w:lineRule="auto"/>
              <w:jc w:val="both"/>
              <w:rPr>
                <w:rFonts w:ascii="Times New Roman" w:hAnsi="Times New Roman" w:eastAsia="Times New Roman" w:cs="Times New Roman"/>
                <w:b w:val="0"/>
                <w:bCs w:val="0"/>
                <w:i w:val="0"/>
                <w:iCs w:val="0"/>
                <w:sz w:val="24"/>
                <w:szCs w:val="24"/>
              </w:rPr>
            </w:pPr>
          </w:p>
        </w:tc>
      </w:tr>
      <w:tr w:rsidR="0873BC31" w:rsidTr="2BAA8972" w14:paraId="79EB823F">
        <w:trPr>
          <w:trHeight w:val="300"/>
        </w:trPr>
        <w:tc>
          <w:tcPr>
            <w:tcW w:w="1620" w:type="dxa"/>
            <w:tcBorders>
              <w:top w:val="nil"/>
              <w:left w:val="nil"/>
              <w:bottom w:val="nil"/>
              <w:right w:val="nil"/>
            </w:tcBorders>
            <w:tcMar>
              <w:left w:w="105" w:type="dxa"/>
              <w:right w:w="105" w:type="dxa"/>
            </w:tcMar>
            <w:vAlign w:val="top"/>
          </w:tcPr>
          <w:p w:rsidR="0873BC31" w:rsidP="2BAA8972" w:rsidRDefault="0873BC31" w14:paraId="7C89F434" w14:textId="11D299DE">
            <w:pPr>
              <w:bidi w:val="0"/>
              <w:spacing w:line="360" w:lineRule="auto"/>
              <w:jc w:val="both"/>
              <w:rPr>
                <w:rFonts w:ascii="Times New Roman" w:hAnsi="Times New Roman" w:eastAsia="Times New Roman" w:cs="Times New Roman"/>
                <w:b w:val="0"/>
                <w:bCs w:val="0"/>
                <w:i w:val="0"/>
                <w:iCs w:val="0"/>
                <w:caps w:val="1"/>
                <w:sz w:val="24"/>
                <w:szCs w:val="24"/>
                <w:lang w:val="en-MY"/>
              </w:rPr>
            </w:pPr>
          </w:p>
        </w:tc>
        <w:tc>
          <w:tcPr>
            <w:tcW w:w="6690" w:type="dxa"/>
            <w:tcBorders>
              <w:top w:val="nil"/>
              <w:left w:val="nil"/>
              <w:bottom w:val="nil"/>
              <w:right w:val="nil"/>
            </w:tcBorders>
            <w:tcMar>
              <w:left w:w="105" w:type="dxa"/>
              <w:right w:w="105" w:type="dxa"/>
            </w:tcMar>
            <w:vAlign w:val="top"/>
          </w:tcPr>
          <w:p w:rsidR="0873BC31" w:rsidP="2BAA8972" w:rsidRDefault="0873BC31" w14:paraId="7773DF74" w14:textId="53E429CA">
            <w:pPr>
              <w:bidi w:val="0"/>
              <w:spacing w:line="360" w:lineRule="auto"/>
              <w:jc w:val="both"/>
              <w:rPr>
                <w:rFonts w:ascii="Times New Roman" w:hAnsi="Times New Roman" w:eastAsia="Times New Roman" w:cs="Times New Roman"/>
                <w:b w:val="0"/>
                <w:bCs w:val="0"/>
                <w:i w:val="0"/>
                <w:iCs w:val="0"/>
                <w:sz w:val="24"/>
                <w:szCs w:val="24"/>
                <w:lang w:val="en-US"/>
              </w:rPr>
            </w:pPr>
          </w:p>
        </w:tc>
        <w:tc>
          <w:tcPr>
            <w:tcW w:w="1035" w:type="dxa"/>
            <w:tcBorders>
              <w:top w:val="nil"/>
              <w:left w:val="nil"/>
              <w:bottom w:val="nil"/>
              <w:right w:val="nil"/>
            </w:tcBorders>
            <w:tcMar>
              <w:left w:w="105" w:type="dxa"/>
              <w:right w:w="105" w:type="dxa"/>
            </w:tcMar>
            <w:vAlign w:val="top"/>
          </w:tcPr>
          <w:p w:rsidR="0873BC31" w:rsidP="2BAA8972" w:rsidRDefault="0873BC31" w14:paraId="7A9EA2EC" w14:textId="0E1F782B">
            <w:pPr>
              <w:bidi w:val="0"/>
              <w:spacing w:line="360" w:lineRule="auto"/>
              <w:jc w:val="both"/>
              <w:rPr>
                <w:rFonts w:ascii="Times New Roman" w:hAnsi="Times New Roman" w:eastAsia="Times New Roman" w:cs="Times New Roman"/>
                <w:b w:val="0"/>
                <w:bCs w:val="0"/>
                <w:i w:val="0"/>
                <w:iCs w:val="0"/>
                <w:sz w:val="24"/>
                <w:szCs w:val="24"/>
              </w:rPr>
            </w:pPr>
          </w:p>
        </w:tc>
      </w:tr>
      <w:tr w:rsidR="0873BC31" w:rsidTr="2BAA8972" w14:paraId="097CB98F">
        <w:trPr>
          <w:trHeight w:val="300"/>
        </w:trPr>
        <w:tc>
          <w:tcPr>
            <w:tcW w:w="1620" w:type="dxa"/>
            <w:tcBorders>
              <w:top w:val="nil"/>
              <w:left w:val="nil"/>
              <w:bottom w:val="nil"/>
              <w:right w:val="nil"/>
            </w:tcBorders>
            <w:tcMar>
              <w:left w:w="105" w:type="dxa"/>
              <w:right w:w="105" w:type="dxa"/>
            </w:tcMar>
            <w:vAlign w:val="top"/>
          </w:tcPr>
          <w:p w:rsidR="0873BC31" w:rsidP="2BAA8972" w:rsidRDefault="0873BC31" w14:paraId="2F708A06" w14:textId="000F6186">
            <w:pPr>
              <w:bidi w:val="0"/>
              <w:spacing w:line="360" w:lineRule="auto"/>
              <w:jc w:val="both"/>
              <w:rPr>
                <w:rFonts w:ascii="Times New Roman" w:hAnsi="Times New Roman" w:eastAsia="Times New Roman" w:cs="Times New Roman"/>
                <w:b w:val="0"/>
                <w:bCs w:val="0"/>
                <w:i w:val="0"/>
                <w:iCs w:val="0"/>
                <w:caps w:val="0"/>
                <w:smallCaps w:val="0"/>
                <w:sz w:val="24"/>
                <w:szCs w:val="24"/>
                <w:lang w:val="en-MY"/>
              </w:rPr>
            </w:pPr>
          </w:p>
        </w:tc>
        <w:tc>
          <w:tcPr>
            <w:tcW w:w="6690" w:type="dxa"/>
            <w:tcBorders>
              <w:top w:val="nil"/>
              <w:left w:val="nil"/>
              <w:bottom w:val="nil"/>
              <w:right w:val="nil"/>
            </w:tcBorders>
            <w:tcMar>
              <w:left w:w="105" w:type="dxa"/>
              <w:right w:w="105" w:type="dxa"/>
            </w:tcMar>
            <w:vAlign w:val="top"/>
          </w:tcPr>
          <w:p w:rsidR="0873BC31" w:rsidP="2BAA8972" w:rsidRDefault="0873BC31" w14:paraId="002AB924" w14:textId="61BFFCDD">
            <w:pPr>
              <w:bidi w:val="0"/>
              <w:spacing w:line="360" w:lineRule="auto"/>
              <w:jc w:val="both"/>
              <w:rPr>
                <w:rFonts w:ascii="Times New Roman" w:hAnsi="Times New Roman" w:eastAsia="Times New Roman" w:cs="Times New Roman"/>
                <w:b w:val="0"/>
                <w:bCs w:val="0"/>
                <w:i w:val="0"/>
                <w:iCs w:val="0"/>
                <w:sz w:val="24"/>
                <w:szCs w:val="24"/>
                <w:lang w:val="en-US"/>
              </w:rPr>
            </w:pPr>
          </w:p>
        </w:tc>
        <w:tc>
          <w:tcPr>
            <w:tcW w:w="1035" w:type="dxa"/>
            <w:tcBorders>
              <w:top w:val="nil"/>
              <w:left w:val="nil"/>
              <w:bottom w:val="nil"/>
              <w:right w:val="nil"/>
            </w:tcBorders>
            <w:tcMar>
              <w:left w:w="105" w:type="dxa"/>
              <w:right w:w="105" w:type="dxa"/>
            </w:tcMar>
            <w:vAlign w:val="top"/>
          </w:tcPr>
          <w:p w:rsidR="0873BC31" w:rsidP="2BAA8972" w:rsidRDefault="0873BC31" w14:paraId="19DCAE14" w14:textId="6B56F274">
            <w:pPr>
              <w:bidi w:val="0"/>
              <w:spacing w:line="360" w:lineRule="auto"/>
              <w:jc w:val="both"/>
              <w:rPr>
                <w:rFonts w:ascii="Times New Roman" w:hAnsi="Times New Roman" w:eastAsia="Times New Roman" w:cs="Times New Roman"/>
                <w:b w:val="0"/>
                <w:bCs w:val="0"/>
                <w:i w:val="0"/>
                <w:iCs w:val="0"/>
                <w:sz w:val="24"/>
                <w:szCs w:val="24"/>
              </w:rPr>
            </w:pPr>
          </w:p>
        </w:tc>
      </w:tr>
    </w:tbl>
    <w:p xmlns:wp14="http://schemas.microsoft.com/office/word/2010/wordml" w:rsidP="2BAA8972" wp14:paraId="72C530CD" wp14:textId="71AA17E8">
      <w:pPr>
        <w:keepNext w:val="1"/>
        <w:keepLines w:val="1"/>
        <w:bidi w:val="0"/>
        <w:spacing w:before="3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p>
    <w:p xmlns:wp14="http://schemas.microsoft.com/office/word/2010/wordml" w:rsidP="2BAA8972" wp14:paraId="5149759A" wp14:textId="305F70A9">
      <w:pPr>
        <w:pStyle w:val="Normal"/>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2DB26F71" wp14:textId="532678AF">
      <w:pPr>
        <w:pStyle w:val="Normal"/>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1951662E" wp14:textId="693511EF">
      <w:pPr>
        <w:pStyle w:val="Heading1"/>
        <w:bidi w:val="0"/>
        <w:jc w:val="center"/>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Change w:author="Guest User" w:date="2025-12-28T09:48:55.526Z">
          <w:pPr>
            <w:pStyle w:val="Heading1"/>
            <w:jc w:val="both"/>
          </w:pPr>
        </w:pPrChange>
      </w:pPr>
    </w:p>
    <w:p xmlns:wp14="http://schemas.microsoft.com/office/word/2010/wordml" w:rsidP="2BAA8972" wp14:paraId="211AC40F" wp14:textId="7D70AEFB">
      <w:pPr>
        <w:bidi w:val="0"/>
      </w:pPr>
      <w:r>
        <w:br w:type="page"/>
      </w:r>
    </w:p>
    <w:p xmlns:wp14="http://schemas.microsoft.com/office/word/2010/wordml" w:rsidP="2BAA8972" wp14:paraId="0634B7C2" wp14:textId="67EEB3A7">
      <w:pPr>
        <w:pStyle w:val="Heading1"/>
        <w:bidi w:val="0"/>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320925754" w:id="331491301"/>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CHAPTER 1</w:t>
      </w:r>
      <w:bookmarkEnd w:id="331491301"/>
    </w:p>
    <w:p xmlns:wp14="http://schemas.microsoft.com/office/word/2010/wordml" w:rsidP="2BAA8972" wp14:paraId="2D7A272B" wp14:textId="45566CBE">
      <w:pPr>
        <w:bidi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8:55.527Z">
          <w:pPr>
            <w:spacing w:line="360" w:lineRule="auto"/>
            <w:jc w:val="both"/>
          </w:pPr>
        </w:pPrChange>
      </w:pPr>
      <w:r w:rsidRPr="2BAA8972" w:rsidR="0BA5A4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w:t>
      </w: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INTRODUCTION</w:t>
      </w:r>
    </w:p>
    <w:p xmlns:wp14="http://schemas.microsoft.com/office/word/2010/wordml" w:rsidP="2BAA8972" wp14:paraId="45BFBB39" wp14:textId="74B19222">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09285319" wp14:textId="34EA53D7">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475023162" w:id="1292902789"/>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1.1</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OVERVIEW</w:t>
      </w:r>
      <w:bookmarkEnd w:id="1292902789"/>
    </w:p>
    <w:p xmlns:wp14="http://schemas.microsoft.com/office/word/2010/wordml" w:rsidP="2BAA8972" wp14:paraId="5C04F83A" wp14:textId="3D176817">
      <w:pPr>
        <w:bidi w:val="0"/>
        <w:spacing w:before="200" w:beforeAutospacing="off" w:after="20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Universiti</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Tun Hussein Onn Malaysia (UTHM) is a public higher education institution that manages diverse academic and administrative activities to support students, academic staff, and university management. These functions are supported by several core operational information systems that collectively form the university’s enterprise systems environment</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 the scale and complexity of university operations increase, the need for structured coordination between business processes, information systems, and supporting technologies becomes more significant.</w:t>
      </w:r>
    </w:p>
    <w:p xmlns:wp14="http://schemas.microsoft.com/office/word/2010/wordml" w:rsidP="2BAA8972" wp14:paraId="6B31F210" wp14:textId="3A18EFA5">
      <w:pPr>
        <w:bidi w:val="0"/>
        <w:spacing w:before="200" w:beforeAutospacing="off" w:after="20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Currently, UTHM </w:t>
      </w:r>
      <w:r w:rsidRPr="2BAA8972" w:rsidR="05D013B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utilizes</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basic form of enterprise architecture to support its information systems landscape. While this provides a general structure for system usage and management, it does not yet </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represent</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comprehensive or formally defined enterprise architecture that fully aligns business needs with application, data, and technology layers. As a result, there is an opportunity to further develop and </w:t>
      </w:r>
      <w:r w:rsidRPr="2BAA8972" w:rsidR="775E517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formalize</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enterprise architecture to improve system integration, consistency, and </w:t>
      </w:r>
      <w:r w:rsidRPr="2BAA8972" w:rsidR="5FC497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long-term</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planning.</w:t>
      </w:r>
    </w:p>
    <w:p xmlns:wp14="http://schemas.microsoft.com/office/word/2010/wordml" w:rsidP="2BAA8972" wp14:paraId="1C839B0F" wp14:textId="7F6FE1E3">
      <w:pPr>
        <w:bidi w:val="0"/>
        <w:spacing w:before="200" w:beforeAutospacing="off" w:after="20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project involves the development of a proposed enterprise architecture for UTHM that covers four core operational systems at the enterprise level. Each system is </w:t>
      </w:r>
      <w:r w:rsidRPr="2BAA8972" w:rsidR="190BE0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analyzed</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by a different project group to </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provide</w:t>
      </w:r>
      <w:r w:rsidRPr="2BAA8972" w:rsidR="178A5F3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detailed architectural insights. The focus of this project is on Student Information System (SIS), with particular emphasis on the Student Course Registration subsystem, By applying enterprise architecture principles commonly used in higher education institutions, this project aims to propose a structured architectural model that supports clearer system alignment, improved information flow, and more effective management of student academic processes at UTHM. </w:t>
      </w:r>
    </w:p>
    <w:p w:rsidR="2BAA8972" w:rsidP="2BAA8972" w:rsidRDefault="2BAA8972" w14:paraId="17F12B8C" w14:textId="0D9698BE">
      <w:pPr>
        <w:pStyle w:val="Normal"/>
        <w:bidi w:val="0"/>
        <w:jc w:val="both"/>
        <w:rPr>
          <w:rFonts w:ascii="Times New Roman" w:hAnsi="Times New Roman" w:eastAsia="Times New Roman" w:cs="Times New Roman"/>
        </w:rPr>
      </w:pPr>
    </w:p>
    <w:p xmlns:wp14="http://schemas.microsoft.com/office/word/2010/wordml" w:rsidP="2BAA8972" wp14:paraId="7BA16894" wp14:textId="493822EA">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755326969" w:id="469921272"/>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1.2</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PROBLEM STATEMENT</w:t>
      </w:r>
      <w:bookmarkEnd w:id="469921272"/>
    </w:p>
    <w:p xmlns:wp14="http://schemas.microsoft.com/office/word/2010/wordml" w:rsidP="2BAA8972" wp14:paraId="543DE940" wp14:textId="517CDEE3">
      <w:pPr>
        <w:bidi w:val="0"/>
        <w:spacing w:before="200" w:beforeAutospacing="off" w:after="20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section outlines the key problems that motivate the development of the proposed enterprise architecture for UTHM. It highlights current issues related to the existing enterprise architecture, associated inefficiencies, and potential risks affecting student-related systems. The discussion focuses on the Student Information System (SIS), particularly the Student Course Registration subsystem, to justify the need for a structured enterprise architecture approach.</w:t>
      </w:r>
    </w:p>
    <w:p xmlns:wp14="http://schemas.microsoft.com/office/word/2010/wordml" w:rsidP="2BAA8972" wp14:paraId="7FF77954" wp14:textId="657999B4">
      <w:pPr>
        <w:bidi w:val="0"/>
        <w:spacing w:before="200" w:beforeAutospacing="off" w:after="200" w:afterAutospacing="off" w:line="360" w:lineRule="auto"/>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BAA8972" w:rsidR="1EDF589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1.2.1 Current Issues</w:t>
      </w:r>
    </w:p>
    <w:p xmlns:wp14="http://schemas.microsoft.com/office/word/2010/wordml" w:rsidP="2BAA8972" wp14:paraId="50583550" wp14:textId="038E7333">
      <w:pPr>
        <w:bidi w:val="0"/>
        <w:spacing w:before="200" w:beforeAutospacing="off" w:after="20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UTHM </w:t>
      </w:r>
      <w:r w:rsidRPr="2BAA8972" w:rsidR="0C585A3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utilizes</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multiple information systems to support its academic and administrative operations, including student related systems such as SIS. However, the enterprise architecture currently applied is basic and not formally documented as a comprehensive enterprise-wide model. As a result, the relationships between business processes, applications, data, and technology are not clearly defined across the </w:t>
      </w:r>
      <w:r w:rsidRPr="2BAA8972" w:rsidR="2931699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university's</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core operational systems.</w:t>
      </w:r>
    </w:p>
    <w:p xmlns:wp14="http://schemas.microsoft.com/office/word/2010/wordml" w:rsidP="2BAA8972" wp14:paraId="2916A15B" wp14:textId="01FA9566">
      <w:pPr>
        <w:bidi w:val="0"/>
        <w:spacing w:before="200" w:beforeAutospacing="off" w:after="200" w:afterAutospacing="off" w:line="360" w:lineRule="auto"/>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BAA8972" w:rsidR="1EDF589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1.2.2 Inefficiencies</w:t>
      </w:r>
    </w:p>
    <w:p xmlns:wp14="http://schemas.microsoft.com/office/word/2010/wordml" w:rsidP="2BAA8972" wp14:paraId="7D1CDDB8" wp14:textId="1C6AF5F0">
      <w:pPr>
        <w:bidi w:val="0"/>
        <w:spacing w:before="200" w:beforeAutospacing="off" w:after="20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Due to the absence of a </w:t>
      </w:r>
      <w:r w:rsidRPr="2BAA8972" w:rsidR="415563B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formalized</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2BAA8972" w:rsidR="3BD28BE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standardized</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enterprise architecture, coordination between systems may be inconsistent. System development and enhancement activities may be carried out independently by different units, leading to challenges in system integration and information flow. These inefficiencies are more </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apparent</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student-related systems, where </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accurate</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data handling and process alignment are critical to </w:t>
      </w:r>
      <w:r w:rsidRPr="2BAA8972" w:rsidR="749879C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supporting</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academic activities such as course registration.</w:t>
      </w:r>
    </w:p>
    <w:p xmlns:wp14="http://schemas.microsoft.com/office/word/2010/wordml" w:rsidP="2BAA8972" wp14:paraId="0DB0A653" wp14:textId="21678505">
      <w:pPr>
        <w:bidi w:val="0"/>
        <w:spacing w:before="200" w:beforeAutospacing="off" w:after="200" w:afterAutospacing="off" w:line="360" w:lineRule="auto"/>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BAA8972" w:rsidR="1EDF589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1.2.3 Risks and Limitations</w:t>
      </w:r>
    </w:p>
    <w:p xmlns:wp14="http://schemas.microsoft.com/office/word/2010/wordml" w:rsidP="2BAA8972" wp14:paraId="2048045F" wp14:textId="120520DA">
      <w:pPr>
        <w:bidi w:val="0"/>
        <w:spacing w:before="200" w:beforeAutospacing="off" w:after="20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Without a clear architectural structure, the Student Course Registration subsystems under the SIS </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faces</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limitations in terms of scalability, and </w:t>
      </w:r>
      <w:r w:rsidRPr="2BAA8972" w:rsidR="6D7365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long-term</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planning. The lack of clear mapping between business requirements and system functions increases the risk of misalignment with UTHM broader academic and digital </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objectives</w:t>
      </w:r>
      <w:r w:rsidRPr="2BAA8972" w:rsidR="1EDF58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In addition, future system improvements may become more complex and harder to manage without a structured enterprise architecture to guide decision making.</w:t>
      </w:r>
    </w:p>
    <w:p xmlns:wp14="http://schemas.microsoft.com/office/word/2010/wordml" w:rsidP="2BAA8972" wp14:paraId="5BCE4E81" wp14:textId="4CA78020">
      <w:pPr>
        <w:pStyle w:val="Normal"/>
        <w:bidi w:val="0"/>
        <w:jc w:val="both"/>
        <w:rPr>
          <w:rFonts w:ascii="Times New Roman" w:hAnsi="Times New Roman" w:eastAsia="Times New Roman" w:cs="Times New Roman"/>
          <w:noProof w:val="0"/>
          <w:lang w:val="en-US"/>
        </w:rPr>
      </w:pPr>
    </w:p>
    <w:p xmlns:wp14="http://schemas.microsoft.com/office/word/2010/wordml" w:rsidP="2BAA8972" wp14:paraId="66E5E87F" wp14:textId="41E20BA5">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323859525" w:id="374805043"/>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1.3</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PROJECT OBJECTIVES</w:t>
      </w:r>
      <w:bookmarkEnd w:id="374805043"/>
    </w:p>
    <w:p xmlns:wp14="http://schemas.microsoft.com/office/word/2010/wordml" w:rsidP="2BAA8972" wp14:paraId="45DEE43D" wp14:textId="2DC4660E">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6F4CC8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main </w:t>
      </w:r>
      <w:r w:rsidRPr="2BAA8972" w:rsidR="6F4CC8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w:t>
      </w:r>
      <w:r w:rsidRPr="2BAA8972" w:rsidR="6F4CC8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this project is to design and purpose an </w:t>
      </w:r>
      <w:r w:rsidRPr="2BAA8972" w:rsidR="33B870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enterprise architecture for </w:t>
      </w:r>
      <w:r w:rsidRPr="2BAA8972" w:rsidR="33B870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Universiti</w:t>
      </w:r>
      <w:r w:rsidRPr="2BAA8972" w:rsidR="33B870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Tun Hussein Onn Malaysia (UTHM). The </w:t>
      </w:r>
      <w:r w:rsidRPr="2BAA8972" w:rsidR="33B870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objectives</w:t>
      </w:r>
      <w:r w:rsidRPr="2BAA8972" w:rsidR="33B870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be </w:t>
      </w:r>
      <w:r w:rsidRPr="2BAA8972" w:rsidR="0CCEBA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focused</w:t>
      </w:r>
      <w:r w:rsidRPr="2BAA8972" w:rsidR="33B870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w:t>
      </w:r>
      <w:r w:rsidRPr="2BAA8972" w:rsidR="622D3D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analyzing the current system environment, applying a </w:t>
      </w:r>
      <w:r w:rsidRPr="2BAA8972" w:rsidR="0B0ED4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structured enterprise architecture framework which is TOGAF framework, and </w:t>
      </w:r>
      <w:r w:rsidRPr="2BAA8972" w:rsidR="046AA2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supporting future enhancing management of university operations. </w:t>
      </w:r>
      <w:r w:rsidRPr="2BAA8972" w:rsidR="512FE9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BAA8972" w:rsidR="512FE9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objectives</w:t>
      </w:r>
      <w:r w:rsidRPr="2BAA8972" w:rsidR="512FE9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this project are as </w:t>
      </w:r>
      <w:r w:rsidRPr="2BAA8972" w:rsidR="7B559A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follows:</w:t>
      </w:r>
      <w:r w:rsidRPr="2BAA8972" w:rsidR="512FE9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2BAA8972" wp14:paraId="6334F82A" wp14:textId="7CE85494">
      <w:pPr>
        <w:pStyle w:val="ListParagraph"/>
        <w:numPr>
          <w:ilvl w:val="0"/>
          <w:numId w:val="23"/>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535D00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w:t>
      </w:r>
      <w:r w:rsidRPr="2BAA8972" w:rsidR="761125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analyze</w:t>
      </w:r>
      <w:r w:rsidRPr="2BAA8972" w:rsidR="535D00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existing information system used by </w:t>
      </w:r>
      <w:r w:rsidRPr="2BAA8972" w:rsidR="535D00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Universiti</w:t>
      </w:r>
      <w:r w:rsidRPr="2BAA8972" w:rsidR="535D00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Tun Hussein Onn Malaysia (UTHM)</w:t>
      </w:r>
      <w:r w:rsidRPr="2BAA8972" w:rsidR="045B44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including academic system, management </w:t>
      </w:r>
      <w:r w:rsidRPr="2BAA8972" w:rsidR="045B44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w:t>
      </w:r>
      <w:r w:rsidRPr="2BAA8972" w:rsidR="045B44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2BAA8972" w:rsidR="54891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others </w:t>
      </w:r>
      <w:r w:rsidRPr="2BAA8972" w:rsidR="045B44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w:t>
      </w:r>
      <w:r w:rsidRPr="2BAA8972" w:rsidR="716B37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gain greater understanding the current system environment and challenges.</w:t>
      </w:r>
    </w:p>
    <w:p xmlns:wp14="http://schemas.microsoft.com/office/word/2010/wordml" w:rsidP="2BAA8972" wp14:paraId="2E6B1E72" wp14:textId="79B27CF5">
      <w:pPr>
        <w:pStyle w:val="ListParagraph"/>
        <w:bidi w:val="0"/>
        <w:spacing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1D37F81F" wp14:textId="23F16702">
      <w:pPr>
        <w:pStyle w:val="ListParagraph"/>
        <w:numPr>
          <w:ilvl w:val="0"/>
          <w:numId w:val="23"/>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6B5189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design an Enterprise Architecture (EA) for UTHM by u</w:t>
      </w:r>
      <w:r w:rsidRPr="2BAA8972" w:rsidR="41F992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sing TOGAF framework as a structured guideline </w:t>
      </w:r>
      <w:r w:rsidRPr="2BAA8972" w:rsidR="5598BE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w:t>
      </w:r>
      <w:r w:rsidRPr="2BAA8972" w:rsidR="75C1CB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structure</w:t>
      </w:r>
      <w:r w:rsidRPr="2BAA8972" w:rsidR="5598BE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business processes, applications, data, and technology </w:t>
      </w:r>
    </w:p>
    <w:p xmlns:wp14="http://schemas.microsoft.com/office/word/2010/wordml" w:rsidP="2BAA8972" wp14:paraId="7C39C1A0" wp14:textId="707293EE">
      <w:pPr>
        <w:pStyle w:val="ListParagraph"/>
        <w:bidi w:val="0"/>
        <w:spacing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5CC2182E" wp14:textId="6A15931B">
      <w:pPr>
        <w:pStyle w:val="ListParagraph"/>
        <w:numPr>
          <w:ilvl w:val="0"/>
          <w:numId w:val="23"/>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084A0C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pro</w:t>
      </w:r>
      <w:r w:rsidRPr="2BAA8972" w:rsidR="304DDC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vide a structured architectural reference for future system improvement</w:t>
      </w:r>
      <w:r w:rsidRPr="2BAA8972" w:rsidR="63C628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make the system more manageable and systematic</w:t>
      </w:r>
      <w:r>
        <w:br/>
      </w:r>
    </w:p>
    <w:p xmlns:wp14="http://schemas.microsoft.com/office/word/2010/wordml" w:rsidP="2BAA8972" wp14:paraId="151AC7EB" wp14:textId="2F0F01F2">
      <w:pPr>
        <w:pStyle w:val="Normal"/>
        <w:bidi w:val="0"/>
        <w:spacing w:line="360" w:lineRule="auto"/>
        <w:ind w:left="0"/>
        <w:jc w:val="both"/>
        <w:rPr>
          <w:rFonts w:ascii="Times New Roman" w:hAnsi="Times New Roman" w:eastAsia="Times New Roman" w:cs="Times New Roman"/>
          <w:noProof w:val="0"/>
          <w:lang w:val="en-MY"/>
        </w:rPr>
      </w:pP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1.4</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PROJECT SCOPE</w:t>
      </w:r>
    </w:p>
    <w:p xmlns:wp14="http://schemas.microsoft.com/office/word/2010/wordml" w:rsidP="2BAA8972" wp14:paraId="1881AEDF" wp14:textId="42EB0F2B">
      <w:pPr>
        <w:pStyle w:val="Normal"/>
        <w:bidi w:val="0"/>
        <w:spacing w:line="360" w:lineRule="auto"/>
        <w:ind w:left="0"/>
        <w:jc w:val="both"/>
        <w:rPr>
          <w:rFonts w:ascii="Times New Roman" w:hAnsi="Times New Roman" w:eastAsia="Times New Roman" w:cs="Times New Roman"/>
          <w:noProof w:val="0"/>
          <w:lang w:val="en-MY"/>
        </w:rPr>
      </w:pPr>
      <w:r w:rsidRPr="2BAA8972" w:rsidR="27BEADE1">
        <w:rPr>
          <w:rFonts w:ascii="Times New Roman" w:hAnsi="Times New Roman" w:eastAsia="Times New Roman" w:cs="Times New Roman"/>
          <w:noProof w:val="0"/>
          <w:lang w:val="en-MY"/>
        </w:rPr>
        <w:t xml:space="preserve">This section </w:t>
      </w:r>
      <w:r w:rsidRPr="2BAA8972" w:rsidR="60CFF9C0">
        <w:rPr>
          <w:rFonts w:ascii="Times New Roman" w:hAnsi="Times New Roman" w:eastAsia="Times New Roman" w:cs="Times New Roman"/>
          <w:noProof w:val="0"/>
          <w:lang w:val="en-MY"/>
        </w:rPr>
        <w:t>defines</w:t>
      </w:r>
      <w:r w:rsidRPr="2BAA8972" w:rsidR="27BEADE1">
        <w:rPr>
          <w:rFonts w:ascii="Times New Roman" w:hAnsi="Times New Roman" w:eastAsia="Times New Roman" w:cs="Times New Roman"/>
          <w:noProof w:val="0"/>
          <w:lang w:val="en-MY"/>
        </w:rPr>
        <w:t xml:space="preserve"> the project boundaries to ensure that </w:t>
      </w:r>
      <w:r w:rsidRPr="2BAA8972" w:rsidR="5D521AB3">
        <w:rPr>
          <w:rFonts w:ascii="Times New Roman" w:hAnsi="Times New Roman" w:eastAsia="Times New Roman" w:cs="Times New Roman"/>
          <w:noProof w:val="0"/>
          <w:lang w:val="en-MY"/>
        </w:rPr>
        <w:t>this project</w:t>
      </w:r>
      <w:r w:rsidRPr="2BAA8972" w:rsidR="638FC860">
        <w:rPr>
          <w:rFonts w:ascii="Times New Roman" w:hAnsi="Times New Roman" w:eastAsia="Times New Roman" w:cs="Times New Roman"/>
          <w:noProof w:val="0"/>
          <w:lang w:val="en-MY"/>
        </w:rPr>
        <w:t xml:space="preserve"> </w:t>
      </w:r>
      <w:r w:rsidRPr="2BAA8972" w:rsidR="06A428EF">
        <w:rPr>
          <w:rFonts w:ascii="Times New Roman" w:hAnsi="Times New Roman" w:eastAsia="Times New Roman" w:cs="Times New Roman"/>
          <w:noProof w:val="0"/>
          <w:lang w:val="en-MY"/>
        </w:rPr>
        <w:t>is achievable within the given constraints. It clearly outlines the areas that covered by the project (</w:t>
      </w:r>
      <w:r w:rsidRPr="2BAA8972" w:rsidR="2F661988">
        <w:rPr>
          <w:rFonts w:ascii="Times New Roman" w:hAnsi="Times New Roman" w:eastAsia="Times New Roman" w:cs="Times New Roman"/>
          <w:noProof w:val="0"/>
          <w:lang w:val="en-MY"/>
        </w:rPr>
        <w:t>in-scope) and the part that are not included (out-of-scope)</w:t>
      </w:r>
      <w:r w:rsidRPr="2BAA8972" w:rsidR="0DFE9B22">
        <w:rPr>
          <w:rFonts w:ascii="Times New Roman" w:hAnsi="Times New Roman" w:eastAsia="Times New Roman" w:cs="Times New Roman"/>
          <w:noProof w:val="0"/>
          <w:lang w:val="en-MY"/>
        </w:rPr>
        <w:t xml:space="preserve"> particularly related to the proposed enterprise architecture for UTHM</w:t>
      </w:r>
      <w:r w:rsidRPr="2BAA8972" w:rsidR="16B29400">
        <w:rPr>
          <w:rFonts w:ascii="Times New Roman" w:hAnsi="Times New Roman" w:eastAsia="Times New Roman" w:cs="Times New Roman"/>
          <w:noProof w:val="0"/>
          <w:lang w:val="en-MY"/>
        </w:rPr>
        <w:t>.</w:t>
      </w:r>
    </w:p>
    <w:p xmlns:wp14="http://schemas.microsoft.com/office/word/2010/wordml" w:rsidP="2BAA8972" wp14:paraId="11A57B4D" wp14:textId="35CDEDD0">
      <w:pPr>
        <w:pStyle w:val="Heading3"/>
        <w:keepNext w:val="1"/>
        <w:keepLines w:val="1"/>
        <w:bidi w:val="0"/>
        <w:jc w:val="both"/>
        <w:rPr>
          <w:rFonts w:ascii="Times New Roman" w:hAnsi="Times New Roman" w:eastAsia="Times New Roman" w:cs="Times New Roman"/>
          <w:b w:val="1"/>
          <w:bCs w:val="1"/>
          <w:noProof w:val="0"/>
          <w:color w:val="auto"/>
          <w:sz w:val="24"/>
          <w:szCs w:val="24"/>
          <w:lang w:val="en-MY"/>
        </w:rPr>
      </w:pPr>
      <w:bookmarkStart w:name="_Toc1675815886" w:id="1670386220"/>
      <w:r w:rsidRPr="2BAA8972" w:rsidR="0DFE9B22">
        <w:rPr>
          <w:rFonts w:ascii="Times New Roman" w:hAnsi="Times New Roman" w:eastAsia="Times New Roman" w:cs="Times New Roman"/>
          <w:b w:val="1"/>
          <w:bCs w:val="1"/>
          <w:noProof w:val="0"/>
          <w:color w:val="auto"/>
          <w:sz w:val="24"/>
          <w:szCs w:val="24"/>
          <w:lang w:val="en-MY"/>
        </w:rPr>
        <w:t>1.4.1</w:t>
      </w:r>
      <w:r>
        <w:tab/>
      </w:r>
      <w:r w:rsidRPr="2BAA8972" w:rsidR="0DFE9B22">
        <w:rPr>
          <w:rFonts w:ascii="Times New Roman" w:hAnsi="Times New Roman" w:eastAsia="Times New Roman" w:cs="Times New Roman"/>
          <w:b w:val="1"/>
          <w:bCs w:val="1"/>
          <w:noProof w:val="0"/>
          <w:color w:val="auto"/>
          <w:sz w:val="24"/>
          <w:szCs w:val="24"/>
          <w:lang w:val="en-MY"/>
        </w:rPr>
        <w:t>IN-SC</w:t>
      </w:r>
      <w:r w:rsidRPr="2BAA8972" w:rsidR="4C49D103">
        <w:rPr>
          <w:rFonts w:ascii="Times New Roman" w:hAnsi="Times New Roman" w:eastAsia="Times New Roman" w:cs="Times New Roman"/>
          <w:b w:val="1"/>
          <w:bCs w:val="1"/>
          <w:noProof w:val="0"/>
          <w:color w:val="auto"/>
          <w:sz w:val="24"/>
          <w:szCs w:val="24"/>
          <w:lang w:val="en-MY"/>
        </w:rPr>
        <w:t>OPE</w:t>
      </w:r>
      <w:bookmarkEnd w:id="1670386220"/>
    </w:p>
    <w:p xmlns:wp14="http://schemas.microsoft.com/office/word/2010/wordml" w:rsidP="2BAA8972" wp14:paraId="216C6598" wp14:textId="0580FBEB">
      <w:pPr>
        <w:pStyle w:val="Normal"/>
        <w:keepNext w:val="1"/>
        <w:keepLines w:val="1"/>
        <w:bidi w:val="0"/>
        <w:spacing w:line="360" w:lineRule="auto"/>
        <w:jc w:val="both"/>
        <w:rPr>
          <w:rFonts w:ascii="Times New Roman" w:hAnsi="Times New Roman" w:eastAsia="Times New Roman" w:cs="Times New Roman"/>
          <w:noProof w:val="0"/>
          <w:sz w:val="24"/>
          <w:szCs w:val="24"/>
          <w:lang w:val="en-MY"/>
        </w:rPr>
      </w:pPr>
      <w:r w:rsidRPr="2BAA8972" w:rsidR="4354D4A7">
        <w:rPr>
          <w:rFonts w:ascii="Times New Roman" w:hAnsi="Times New Roman" w:eastAsia="Times New Roman" w:cs="Times New Roman"/>
          <w:noProof w:val="0"/>
          <w:sz w:val="24"/>
          <w:szCs w:val="24"/>
          <w:lang w:val="en-MY"/>
        </w:rPr>
        <w:t>The in-scope areas of this project include:</w:t>
      </w:r>
    </w:p>
    <w:p xmlns:wp14="http://schemas.microsoft.com/office/word/2010/wordml" w:rsidP="2BAA8972" wp14:paraId="19427D55" wp14:textId="33C0495E">
      <w:pPr>
        <w:pStyle w:val="ListParagraph"/>
        <w:keepNext w:val="1"/>
        <w:keepLines w:val="1"/>
        <w:numPr>
          <w:ilvl w:val="0"/>
          <w:numId w:val="24"/>
        </w:numPr>
        <w:bidi w:val="0"/>
        <w:spacing w:line="360" w:lineRule="auto"/>
        <w:jc w:val="both"/>
        <w:rPr>
          <w:rFonts w:ascii="Times New Roman" w:hAnsi="Times New Roman" w:eastAsia="Times New Roman" w:cs="Times New Roman"/>
          <w:noProof w:val="0"/>
          <w:sz w:val="24"/>
          <w:szCs w:val="24"/>
          <w:lang w:val="en-MY"/>
        </w:rPr>
      </w:pPr>
      <w:r w:rsidRPr="2BAA8972" w:rsidR="0F01296B">
        <w:rPr>
          <w:rFonts w:ascii="Times New Roman" w:hAnsi="Times New Roman" w:eastAsia="Times New Roman" w:cs="Times New Roman"/>
          <w:noProof w:val="0"/>
          <w:sz w:val="24"/>
          <w:szCs w:val="24"/>
          <w:lang w:val="en-MY"/>
        </w:rPr>
        <w:t>Analysis the existing enterprise systems environment at UTHM</w:t>
      </w:r>
      <w:r w:rsidRPr="2BAA8972" w:rsidR="5E79E668">
        <w:rPr>
          <w:rFonts w:ascii="Times New Roman" w:hAnsi="Times New Roman" w:eastAsia="Times New Roman" w:cs="Times New Roman"/>
          <w:noProof w:val="0"/>
          <w:sz w:val="24"/>
          <w:szCs w:val="24"/>
          <w:lang w:val="en-MY"/>
        </w:rPr>
        <w:t xml:space="preserve"> such as </w:t>
      </w:r>
      <w:r w:rsidRPr="2BAA8972" w:rsidR="2F7B8841">
        <w:rPr>
          <w:rFonts w:ascii="Times New Roman" w:hAnsi="Times New Roman" w:eastAsia="Times New Roman" w:cs="Times New Roman"/>
          <w:noProof w:val="0"/>
          <w:sz w:val="24"/>
          <w:szCs w:val="24"/>
          <w:lang w:val="en-MY"/>
        </w:rPr>
        <w:t>overview of academic, student, and management-related system.</w:t>
      </w:r>
    </w:p>
    <w:p xmlns:wp14="http://schemas.microsoft.com/office/word/2010/wordml" w:rsidP="2BAA8972" wp14:paraId="57A56081" wp14:textId="40319D29">
      <w:pPr>
        <w:pStyle w:val="ListParagraph"/>
        <w:keepNext w:val="1"/>
        <w:keepLines w:val="1"/>
        <w:bidi w:val="0"/>
        <w:spacing w:line="360" w:lineRule="auto"/>
        <w:ind w:left="720"/>
        <w:jc w:val="both"/>
        <w:rPr>
          <w:rFonts w:ascii="Times New Roman" w:hAnsi="Times New Roman" w:eastAsia="Times New Roman" w:cs="Times New Roman"/>
          <w:noProof w:val="0"/>
          <w:sz w:val="24"/>
          <w:szCs w:val="24"/>
          <w:lang w:val="en-MY"/>
        </w:rPr>
      </w:pPr>
    </w:p>
    <w:p xmlns:wp14="http://schemas.microsoft.com/office/word/2010/wordml" w:rsidP="2BAA8972" wp14:paraId="377E5CAC" wp14:textId="01B688F8">
      <w:pPr>
        <w:pStyle w:val="ListParagraph"/>
        <w:keepNext w:val="1"/>
        <w:keepLines w:val="1"/>
        <w:numPr>
          <w:ilvl w:val="0"/>
          <w:numId w:val="24"/>
        </w:numPr>
        <w:bidi w:val="0"/>
        <w:spacing w:line="360" w:lineRule="auto"/>
        <w:jc w:val="both"/>
        <w:rPr>
          <w:rFonts w:ascii="Times New Roman" w:hAnsi="Times New Roman" w:eastAsia="Times New Roman" w:cs="Times New Roman"/>
          <w:noProof w:val="0"/>
          <w:sz w:val="24"/>
          <w:szCs w:val="24"/>
          <w:lang w:val="en-MY"/>
        </w:rPr>
      </w:pPr>
      <w:r w:rsidRPr="2BAA8972" w:rsidR="547A8D87">
        <w:rPr>
          <w:rFonts w:ascii="Times New Roman" w:hAnsi="Times New Roman" w:eastAsia="Times New Roman" w:cs="Times New Roman"/>
          <w:noProof w:val="0"/>
          <w:sz w:val="24"/>
          <w:szCs w:val="24"/>
          <w:lang w:val="en-MY"/>
        </w:rPr>
        <w:t>Focus on the Student Information System (SIS)</w:t>
      </w:r>
      <w:r w:rsidRPr="2BAA8972" w:rsidR="675728C4">
        <w:rPr>
          <w:rFonts w:ascii="Times New Roman" w:hAnsi="Times New Roman" w:eastAsia="Times New Roman" w:cs="Times New Roman"/>
          <w:noProof w:val="0"/>
          <w:sz w:val="24"/>
          <w:szCs w:val="24"/>
          <w:lang w:val="en-MY"/>
        </w:rPr>
        <w:t xml:space="preserve"> specifically the student Course Registration subsystem as main case study</w:t>
      </w:r>
    </w:p>
    <w:p xmlns:wp14="http://schemas.microsoft.com/office/word/2010/wordml" w:rsidP="2BAA8972" wp14:paraId="22975946" wp14:textId="71BF079D">
      <w:pPr>
        <w:pStyle w:val="ListParagraph"/>
        <w:keepNext w:val="1"/>
        <w:keepLines w:val="1"/>
        <w:bidi w:val="0"/>
        <w:spacing w:line="360" w:lineRule="auto"/>
        <w:ind w:left="720"/>
        <w:jc w:val="both"/>
        <w:rPr>
          <w:rFonts w:ascii="Times New Roman" w:hAnsi="Times New Roman" w:eastAsia="Times New Roman" w:cs="Times New Roman"/>
          <w:noProof w:val="0"/>
          <w:sz w:val="24"/>
          <w:szCs w:val="24"/>
          <w:lang w:val="en-MY"/>
        </w:rPr>
      </w:pPr>
    </w:p>
    <w:p xmlns:wp14="http://schemas.microsoft.com/office/word/2010/wordml" w:rsidP="2BAA8972" wp14:paraId="38F230F6" wp14:textId="3389E364">
      <w:pPr>
        <w:pStyle w:val="ListParagraph"/>
        <w:keepNext w:val="1"/>
        <w:keepLines w:val="1"/>
        <w:numPr>
          <w:ilvl w:val="0"/>
          <w:numId w:val="24"/>
        </w:numPr>
        <w:bidi w:val="0"/>
        <w:spacing w:line="360" w:lineRule="auto"/>
        <w:jc w:val="both"/>
        <w:rPr>
          <w:rFonts w:ascii="Times New Roman" w:hAnsi="Times New Roman" w:eastAsia="Times New Roman" w:cs="Times New Roman"/>
          <w:noProof w:val="0"/>
          <w:sz w:val="24"/>
          <w:szCs w:val="24"/>
          <w:lang w:val="en-MY"/>
        </w:rPr>
      </w:pPr>
      <w:r w:rsidRPr="2BAA8972" w:rsidR="63EFCC12">
        <w:rPr>
          <w:rFonts w:ascii="Times New Roman" w:hAnsi="Times New Roman" w:eastAsia="Times New Roman" w:cs="Times New Roman"/>
          <w:noProof w:val="0"/>
          <w:sz w:val="24"/>
          <w:szCs w:val="24"/>
          <w:lang w:val="en-MY"/>
        </w:rPr>
        <w:t xml:space="preserve">Design a proposed Enterprise Architecture for UTHM using the TOGAF framework as structured guideline that are covering </w:t>
      </w:r>
      <w:r w:rsidRPr="2BAA8972" w:rsidR="4AF2B12F">
        <w:rPr>
          <w:rFonts w:ascii="Times New Roman" w:hAnsi="Times New Roman" w:eastAsia="Times New Roman" w:cs="Times New Roman"/>
          <w:noProof w:val="0"/>
          <w:sz w:val="24"/>
          <w:szCs w:val="24"/>
          <w:lang w:val="en-MY"/>
        </w:rPr>
        <w:t xml:space="preserve">key architectural layer such as Business, Application, Data </w:t>
      </w:r>
      <w:r w:rsidRPr="2BAA8972" w:rsidR="20A62EC9">
        <w:rPr>
          <w:rFonts w:ascii="Times New Roman" w:hAnsi="Times New Roman" w:eastAsia="Times New Roman" w:cs="Times New Roman"/>
          <w:noProof w:val="0"/>
          <w:sz w:val="24"/>
          <w:szCs w:val="24"/>
          <w:lang w:val="en-MY"/>
        </w:rPr>
        <w:t xml:space="preserve">and Technology Architecture </w:t>
      </w:r>
    </w:p>
    <w:p xmlns:wp14="http://schemas.microsoft.com/office/word/2010/wordml" w:rsidP="2BAA8972" wp14:paraId="31347FA1" wp14:textId="7A39E85D">
      <w:pPr>
        <w:pStyle w:val="ListParagraph"/>
        <w:keepNext w:val="1"/>
        <w:keepLines w:val="1"/>
        <w:bidi w:val="0"/>
        <w:spacing w:line="360" w:lineRule="auto"/>
        <w:ind w:left="720"/>
        <w:jc w:val="both"/>
        <w:rPr>
          <w:rFonts w:ascii="Times New Roman" w:hAnsi="Times New Roman" w:eastAsia="Times New Roman" w:cs="Times New Roman"/>
          <w:noProof w:val="0"/>
          <w:sz w:val="24"/>
          <w:szCs w:val="24"/>
          <w:lang w:val="en-MY"/>
        </w:rPr>
      </w:pPr>
    </w:p>
    <w:p xmlns:wp14="http://schemas.microsoft.com/office/word/2010/wordml" w:rsidP="2BAA8972" wp14:paraId="3E99BED0" wp14:textId="590B3F3D">
      <w:pPr>
        <w:pStyle w:val="ListParagraph"/>
        <w:keepNext w:val="1"/>
        <w:keepLines w:val="1"/>
        <w:numPr>
          <w:ilvl w:val="0"/>
          <w:numId w:val="24"/>
        </w:numPr>
        <w:bidi w:val="0"/>
        <w:spacing w:line="360" w:lineRule="auto"/>
        <w:jc w:val="both"/>
        <w:rPr>
          <w:rFonts w:ascii="Times New Roman" w:hAnsi="Times New Roman" w:eastAsia="Times New Roman" w:cs="Times New Roman"/>
          <w:noProof w:val="0"/>
          <w:sz w:val="24"/>
          <w:szCs w:val="24"/>
          <w:lang w:val="en-MY"/>
        </w:rPr>
      </w:pPr>
      <w:r w:rsidRPr="2BAA8972" w:rsidR="491E3654">
        <w:rPr>
          <w:rFonts w:ascii="Times New Roman" w:hAnsi="Times New Roman" w:eastAsia="Times New Roman" w:cs="Times New Roman"/>
          <w:noProof w:val="0"/>
          <w:sz w:val="24"/>
          <w:szCs w:val="24"/>
          <w:lang w:val="en-MY"/>
        </w:rPr>
        <w:t>Create an architectural models and documentation as a reference for improvement of the system UTHM in fu</w:t>
      </w:r>
      <w:r w:rsidRPr="2BAA8972" w:rsidR="4B768B8C">
        <w:rPr>
          <w:rFonts w:ascii="Times New Roman" w:hAnsi="Times New Roman" w:eastAsia="Times New Roman" w:cs="Times New Roman"/>
          <w:noProof w:val="0"/>
          <w:sz w:val="24"/>
          <w:szCs w:val="24"/>
          <w:lang w:val="en-MY"/>
        </w:rPr>
        <w:t>ture.</w:t>
      </w:r>
    </w:p>
    <w:p xmlns:wp14="http://schemas.microsoft.com/office/word/2010/wordml" w:rsidP="2BAA8972" wp14:paraId="6C0308F4" wp14:textId="4639A6FA">
      <w:pPr>
        <w:pStyle w:val="ListParagraph"/>
        <w:keepNext w:val="1"/>
        <w:keepLines w:val="1"/>
        <w:bidi w:val="0"/>
        <w:spacing w:line="360" w:lineRule="auto"/>
        <w:ind w:left="720"/>
        <w:jc w:val="both"/>
        <w:rPr>
          <w:rFonts w:ascii="Times New Roman" w:hAnsi="Times New Roman" w:eastAsia="Times New Roman" w:cs="Times New Roman"/>
          <w:noProof w:val="0"/>
          <w:sz w:val="24"/>
          <w:szCs w:val="24"/>
          <w:lang w:val="en-MY"/>
        </w:rPr>
      </w:pPr>
    </w:p>
    <w:p xmlns:wp14="http://schemas.microsoft.com/office/word/2010/wordml" w:rsidP="2BAA8972" wp14:paraId="3A0725C0" wp14:textId="143CEF04">
      <w:pPr>
        <w:pStyle w:val="Heading3"/>
        <w:keepNext w:val="1"/>
        <w:keepLines w:val="1"/>
        <w:bidi w:val="0"/>
        <w:jc w:val="both"/>
        <w:rPr>
          <w:rFonts w:ascii="Times New Roman" w:hAnsi="Times New Roman" w:eastAsia="Times New Roman" w:cs="Times New Roman"/>
          <w:b w:val="1"/>
          <w:bCs w:val="1"/>
          <w:noProof w:val="0"/>
          <w:color w:val="auto"/>
          <w:sz w:val="24"/>
          <w:szCs w:val="24"/>
          <w:lang w:val="en-MY"/>
        </w:rPr>
      </w:pPr>
      <w:bookmarkStart w:name="_Toc1474082223" w:id="508140116"/>
      <w:r w:rsidRPr="2BAA8972" w:rsidR="0DFE9B22">
        <w:rPr>
          <w:rFonts w:ascii="Times New Roman" w:hAnsi="Times New Roman" w:eastAsia="Times New Roman" w:cs="Times New Roman"/>
          <w:b w:val="1"/>
          <w:bCs w:val="1"/>
          <w:noProof w:val="0"/>
          <w:color w:val="auto"/>
          <w:sz w:val="24"/>
          <w:szCs w:val="24"/>
          <w:lang w:val="en-MY"/>
        </w:rPr>
        <w:t>1.4.2</w:t>
      </w:r>
      <w:r>
        <w:tab/>
      </w:r>
      <w:r w:rsidRPr="2BAA8972" w:rsidR="0DFE9B22">
        <w:rPr>
          <w:rFonts w:ascii="Times New Roman" w:hAnsi="Times New Roman" w:eastAsia="Times New Roman" w:cs="Times New Roman"/>
          <w:b w:val="1"/>
          <w:bCs w:val="1"/>
          <w:noProof w:val="0"/>
          <w:color w:val="auto"/>
          <w:sz w:val="24"/>
          <w:szCs w:val="24"/>
          <w:lang w:val="en-MY"/>
        </w:rPr>
        <w:t>O</w:t>
      </w:r>
      <w:r w:rsidRPr="2BAA8972" w:rsidR="67C7B850">
        <w:rPr>
          <w:rFonts w:ascii="Times New Roman" w:hAnsi="Times New Roman" w:eastAsia="Times New Roman" w:cs="Times New Roman"/>
          <w:b w:val="1"/>
          <w:bCs w:val="1"/>
          <w:noProof w:val="0"/>
          <w:color w:val="auto"/>
          <w:sz w:val="24"/>
          <w:szCs w:val="24"/>
          <w:lang w:val="en-MY"/>
        </w:rPr>
        <w:t>UT-OF-SCOPE</w:t>
      </w:r>
      <w:bookmarkEnd w:id="508140116"/>
    </w:p>
    <w:p xmlns:wp14="http://schemas.microsoft.com/office/word/2010/wordml" w:rsidP="2BAA8972" wp14:paraId="27D556D5" wp14:textId="46DA5DA0">
      <w:pPr>
        <w:pStyle w:val="Normal"/>
        <w:keepNext w:val="1"/>
        <w:keepLines w:val="1"/>
        <w:bidi w:val="0"/>
        <w:jc w:val="both"/>
        <w:rPr>
          <w:rFonts w:ascii="Times New Roman" w:hAnsi="Times New Roman" w:eastAsia="Times New Roman" w:cs="Times New Roman"/>
          <w:noProof w:val="0"/>
          <w:sz w:val="24"/>
          <w:szCs w:val="24"/>
          <w:lang w:val="en-MY"/>
        </w:rPr>
      </w:pPr>
      <w:r w:rsidRPr="2BAA8972" w:rsidR="16934AA8">
        <w:rPr>
          <w:rFonts w:ascii="Times New Roman" w:hAnsi="Times New Roman" w:eastAsia="Times New Roman" w:cs="Times New Roman"/>
          <w:noProof w:val="0"/>
          <w:sz w:val="24"/>
          <w:szCs w:val="24"/>
          <w:lang w:val="en-MY"/>
        </w:rPr>
        <w:t>The out-of-scope areas of this project include:</w:t>
      </w:r>
    </w:p>
    <w:p xmlns:wp14="http://schemas.microsoft.com/office/word/2010/wordml" w:rsidP="2BAA8972" wp14:paraId="166E4F1D" wp14:textId="14B6B140">
      <w:pPr>
        <w:pStyle w:val="ListParagraph"/>
        <w:keepNext w:val="1"/>
        <w:keepLines w:val="1"/>
        <w:numPr>
          <w:ilvl w:val="0"/>
          <w:numId w:val="25"/>
        </w:numPr>
        <w:bidi w:val="0"/>
        <w:jc w:val="both"/>
        <w:rPr>
          <w:rFonts w:ascii="Times New Roman" w:hAnsi="Times New Roman" w:eastAsia="Times New Roman" w:cs="Times New Roman"/>
          <w:noProof w:val="0"/>
          <w:sz w:val="24"/>
          <w:szCs w:val="24"/>
          <w:lang w:val="en-MY"/>
        </w:rPr>
      </w:pPr>
      <w:r w:rsidRPr="2BAA8972" w:rsidR="5D0040F2">
        <w:rPr>
          <w:rFonts w:ascii="Times New Roman" w:hAnsi="Times New Roman" w:eastAsia="Times New Roman" w:cs="Times New Roman"/>
          <w:noProof w:val="0"/>
          <w:sz w:val="24"/>
          <w:szCs w:val="24"/>
          <w:lang w:val="en-MY"/>
        </w:rPr>
        <w:t>Development a system, coding or any related to implementation of proposed enterprise architecture</w:t>
      </w:r>
      <w:r w:rsidRPr="2BAA8972" w:rsidR="39A3487D">
        <w:rPr>
          <w:rFonts w:ascii="Times New Roman" w:hAnsi="Times New Roman" w:eastAsia="Times New Roman" w:cs="Times New Roman"/>
          <w:noProof w:val="0"/>
          <w:sz w:val="24"/>
          <w:szCs w:val="24"/>
          <w:lang w:val="en-MY"/>
        </w:rPr>
        <w:t>.</w:t>
      </w:r>
    </w:p>
    <w:p xmlns:wp14="http://schemas.microsoft.com/office/word/2010/wordml" w:rsidP="2BAA8972" wp14:paraId="54B5344C" wp14:textId="4F13C9AA">
      <w:pPr>
        <w:pStyle w:val="ListParagraph"/>
        <w:keepNext w:val="1"/>
        <w:keepLines w:val="1"/>
        <w:bidi w:val="0"/>
        <w:ind w:left="720"/>
        <w:jc w:val="both"/>
        <w:rPr>
          <w:rFonts w:ascii="Times New Roman" w:hAnsi="Times New Roman" w:eastAsia="Times New Roman" w:cs="Times New Roman"/>
          <w:noProof w:val="0"/>
          <w:sz w:val="24"/>
          <w:szCs w:val="24"/>
          <w:lang w:val="en-MY"/>
        </w:rPr>
      </w:pPr>
    </w:p>
    <w:p xmlns:wp14="http://schemas.microsoft.com/office/word/2010/wordml" w:rsidP="2BAA8972" wp14:paraId="4462E19A" wp14:textId="148A4620">
      <w:pPr>
        <w:pStyle w:val="ListParagraph"/>
        <w:keepNext w:val="1"/>
        <w:keepLines w:val="1"/>
        <w:numPr>
          <w:ilvl w:val="0"/>
          <w:numId w:val="25"/>
        </w:numPr>
        <w:bidi w:val="0"/>
        <w:jc w:val="both"/>
        <w:rPr>
          <w:rFonts w:ascii="Times New Roman" w:hAnsi="Times New Roman" w:eastAsia="Times New Roman" w:cs="Times New Roman"/>
          <w:noProof w:val="0"/>
          <w:sz w:val="24"/>
          <w:szCs w:val="24"/>
          <w:lang w:val="en-MY"/>
        </w:rPr>
      </w:pPr>
      <w:r w:rsidRPr="2BAA8972" w:rsidR="5D0040F2">
        <w:rPr>
          <w:rFonts w:ascii="Times New Roman" w:hAnsi="Times New Roman" w:eastAsia="Times New Roman" w:cs="Times New Roman"/>
          <w:noProof w:val="0"/>
          <w:sz w:val="24"/>
          <w:szCs w:val="24"/>
          <w:lang w:val="en-MY"/>
        </w:rPr>
        <w:t xml:space="preserve">Perform a testing such as security testing </w:t>
      </w:r>
      <w:r w:rsidRPr="2BAA8972" w:rsidR="3919385C">
        <w:rPr>
          <w:rFonts w:ascii="Times New Roman" w:hAnsi="Times New Roman" w:eastAsia="Times New Roman" w:cs="Times New Roman"/>
          <w:noProof w:val="0"/>
          <w:sz w:val="24"/>
          <w:szCs w:val="24"/>
          <w:lang w:val="en-MY"/>
        </w:rPr>
        <w:t>and</w:t>
      </w:r>
      <w:r w:rsidRPr="2BAA8972" w:rsidR="5D0040F2">
        <w:rPr>
          <w:rFonts w:ascii="Times New Roman" w:hAnsi="Times New Roman" w:eastAsia="Times New Roman" w:cs="Times New Roman"/>
          <w:noProof w:val="0"/>
          <w:sz w:val="24"/>
          <w:szCs w:val="24"/>
          <w:lang w:val="en-MY"/>
        </w:rPr>
        <w:t xml:space="preserve"> </w:t>
      </w:r>
      <w:r w:rsidRPr="2BAA8972" w:rsidR="5D0040F2">
        <w:rPr>
          <w:rFonts w:ascii="Times New Roman" w:hAnsi="Times New Roman" w:eastAsia="Times New Roman" w:cs="Times New Roman"/>
          <w:noProof w:val="0"/>
          <w:sz w:val="24"/>
          <w:szCs w:val="24"/>
          <w:lang w:val="en-MY"/>
        </w:rPr>
        <w:t>u</w:t>
      </w:r>
      <w:r w:rsidRPr="2BAA8972" w:rsidR="5D0040F2">
        <w:rPr>
          <w:rFonts w:ascii="Times New Roman" w:hAnsi="Times New Roman" w:eastAsia="Times New Roman" w:cs="Times New Roman"/>
          <w:noProof w:val="0"/>
          <w:sz w:val="24"/>
          <w:szCs w:val="24"/>
          <w:lang w:val="en-MY"/>
        </w:rPr>
        <w:t xml:space="preserve">ser acceptance </w:t>
      </w:r>
      <w:r w:rsidRPr="2BAA8972" w:rsidR="75BC6BED">
        <w:rPr>
          <w:rFonts w:ascii="Times New Roman" w:hAnsi="Times New Roman" w:eastAsia="Times New Roman" w:cs="Times New Roman"/>
          <w:noProof w:val="0"/>
          <w:sz w:val="24"/>
          <w:szCs w:val="24"/>
          <w:lang w:val="en-MY"/>
        </w:rPr>
        <w:t>testing of</w:t>
      </w:r>
      <w:r w:rsidRPr="2BAA8972" w:rsidR="75BC6BED">
        <w:rPr>
          <w:rFonts w:ascii="Times New Roman" w:hAnsi="Times New Roman" w:eastAsia="Times New Roman" w:cs="Times New Roman"/>
          <w:noProof w:val="0"/>
          <w:sz w:val="24"/>
          <w:szCs w:val="24"/>
          <w:lang w:val="en-MY"/>
        </w:rPr>
        <w:t xml:space="preserve"> existing or proposed system</w:t>
      </w:r>
      <w:r w:rsidRPr="2BAA8972" w:rsidR="6F942892">
        <w:rPr>
          <w:rFonts w:ascii="Times New Roman" w:hAnsi="Times New Roman" w:eastAsia="Times New Roman" w:cs="Times New Roman"/>
          <w:noProof w:val="0"/>
          <w:sz w:val="24"/>
          <w:szCs w:val="24"/>
          <w:lang w:val="en-MY"/>
        </w:rPr>
        <w:t>.</w:t>
      </w:r>
    </w:p>
    <w:p xmlns:wp14="http://schemas.microsoft.com/office/word/2010/wordml" w:rsidP="2BAA8972" wp14:paraId="4B15286A" wp14:textId="14CB4E18">
      <w:pPr>
        <w:pStyle w:val="ListParagraph"/>
        <w:keepNext w:val="1"/>
        <w:keepLines w:val="1"/>
        <w:bidi w:val="0"/>
        <w:ind w:left="720"/>
        <w:jc w:val="both"/>
        <w:rPr>
          <w:rFonts w:ascii="Times New Roman" w:hAnsi="Times New Roman" w:eastAsia="Times New Roman" w:cs="Times New Roman"/>
          <w:noProof w:val="0"/>
          <w:sz w:val="24"/>
          <w:szCs w:val="24"/>
          <w:lang w:val="en-MY"/>
        </w:rPr>
      </w:pPr>
    </w:p>
    <w:p xmlns:wp14="http://schemas.microsoft.com/office/word/2010/wordml" w:rsidP="2BAA8972" wp14:paraId="36935FCC" wp14:textId="71B90118">
      <w:pPr>
        <w:pStyle w:val="ListParagraph"/>
        <w:keepNext w:val="1"/>
        <w:keepLines w:val="1"/>
        <w:numPr>
          <w:ilvl w:val="0"/>
          <w:numId w:val="25"/>
        </w:numPr>
        <w:bidi w:val="0"/>
        <w:jc w:val="both"/>
        <w:rPr>
          <w:rFonts w:ascii="Times New Roman" w:hAnsi="Times New Roman" w:eastAsia="Times New Roman" w:cs="Times New Roman"/>
          <w:noProof w:val="0"/>
          <w:sz w:val="24"/>
          <w:szCs w:val="24"/>
          <w:lang w:val="en-MY"/>
        </w:rPr>
      </w:pPr>
      <w:r w:rsidRPr="2BAA8972" w:rsidR="75BC6BED">
        <w:rPr>
          <w:rFonts w:ascii="Times New Roman" w:hAnsi="Times New Roman" w:eastAsia="Times New Roman" w:cs="Times New Roman"/>
          <w:noProof w:val="0"/>
          <w:sz w:val="24"/>
          <w:szCs w:val="24"/>
          <w:lang w:val="en-MY"/>
        </w:rPr>
        <w:t>Evaluation of hardware, cost analysis, or budgeting related to system implementation</w:t>
      </w:r>
      <w:r w:rsidRPr="2BAA8972" w:rsidR="49F31A61">
        <w:rPr>
          <w:rFonts w:ascii="Times New Roman" w:hAnsi="Times New Roman" w:eastAsia="Times New Roman" w:cs="Times New Roman"/>
          <w:noProof w:val="0"/>
          <w:sz w:val="24"/>
          <w:szCs w:val="24"/>
          <w:lang w:val="en-MY"/>
        </w:rPr>
        <w:t>.</w:t>
      </w:r>
    </w:p>
    <w:p w:rsidR="2BAA8972" w:rsidP="2BAA8972" w:rsidRDefault="2BAA8972" w14:paraId="0DBDA320" w14:textId="2C0EB50A">
      <w:pPr>
        <w:pStyle w:val="ListParagraph"/>
        <w:keepNext w:val="1"/>
        <w:keepLines w:val="1"/>
        <w:bidi w:val="0"/>
        <w:ind w:left="720"/>
        <w:rPr>
          <w:rFonts w:ascii="Aptos" w:hAnsi="Aptos" w:eastAsia="Aptos" w:cs="Aptos"/>
          <w:noProof w:val="0"/>
          <w:sz w:val="24"/>
          <w:szCs w:val="24"/>
          <w:lang w:val="en-MY"/>
        </w:rPr>
      </w:pPr>
    </w:p>
    <w:p xmlns:wp14="http://schemas.microsoft.com/office/word/2010/wordml" w:rsidP="2BAA8972" wp14:paraId="72E991A4" wp14:textId="2C5D889C">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2050334311" w:id="714970014"/>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1.5</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PROJECT IMPORTANCE</w:t>
      </w:r>
      <w:bookmarkEnd w:id="714970014"/>
    </w:p>
    <w:p xmlns:wp14="http://schemas.microsoft.com/office/word/2010/wordml" w:rsidP="2BAA8972" wp14:paraId="01FC4F39" wp14:textId="57C645FD">
      <w:pPr>
        <w:pStyle w:val="Normal"/>
        <w:spacing w:line="360" w:lineRule="auto"/>
        <w:rPr>
          <w:rFonts w:ascii="Times New Roman" w:hAnsi="Times New Roman" w:eastAsia="Times New Roman" w:cs="Times New Roman"/>
          <w:noProof w:val="0"/>
          <w:lang w:val="en-US"/>
        </w:rPr>
      </w:pPr>
      <w:r w:rsidRPr="2BAA8972" w:rsidR="2AC79C24">
        <w:rPr>
          <w:rFonts w:ascii="Times New Roman" w:hAnsi="Times New Roman" w:eastAsia="Times New Roman" w:cs="Times New Roman"/>
          <w:noProof w:val="0"/>
          <w:lang w:val="en-US"/>
        </w:rPr>
        <w:t>The development of a formalized Enterprise Architecture (EA) for UTHM is critical to ensuring the university’s digital infrastructure can support its gr</w:t>
      </w:r>
      <w:r w:rsidRPr="2BAA8972" w:rsidR="60CE7251">
        <w:rPr>
          <w:rFonts w:ascii="Times New Roman" w:hAnsi="Times New Roman" w:eastAsia="Times New Roman" w:cs="Times New Roman"/>
          <w:noProof w:val="0"/>
          <w:lang w:val="en-US"/>
        </w:rPr>
        <w:t>owing academic and operational demands. This project holds significant importance in three key areas</w:t>
      </w:r>
      <w:r w:rsidRPr="2BAA8972" w:rsidR="386B5D5E">
        <w:rPr>
          <w:rFonts w:ascii="Times New Roman" w:hAnsi="Times New Roman" w:eastAsia="Times New Roman" w:cs="Times New Roman"/>
          <w:noProof w:val="0"/>
          <w:lang w:val="en-US"/>
        </w:rPr>
        <w:t>:</w:t>
      </w:r>
    </w:p>
    <w:p xmlns:wp14="http://schemas.microsoft.com/office/word/2010/wordml" w:rsidP="2BAA8972" wp14:paraId="2773EE3D" wp14:textId="00737C42">
      <w:pPr>
        <w:pStyle w:val="Heading3"/>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bookmarkStart w:name="_Toc1377447429" w:id="346135001"/>
      <w:r>
        <w:br/>
      </w:r>
      <w:r w:rsidRPr="2BAA8972" w:rsidR="0101281D">
        <w:rPr>
          <w:rFonts w:ascii="Times New Roman" w:hAnsi="Times New Roman" w:eastAsia="Times New Roman" w:cs="Times New Roman"/>
          <w:b w:val="1"/>
          <w:bCs w:val="1"/>
          <w:noProof w:val="0"/>
          <w:color w:val="auto"/>
          <w:sz w:val="24"/>
          <w:szCs w:val="24"/>
          <w:lang w:val="en-US"/>
        </w:rPr>
        <w:t>1.5.1 Strategic Alignment and Resources Optimization</w:t>
      </w:r>
      <w:bookmarkEnd w:id="346135001"/>
      <w:r w:rsidRPr="2BAA8972" w:rsidR="0101281D">
        <w:rPr>
          <w:rFonts w:ascii="Times New Roman" w:hAnsi="Times New Roman" w:eastAsia="Times New Roman" w:cs="Times New Roman"/>
          <w:b w:val="1"/>
          <w:bCs w:val="1"/>
          <w:noProof w:val="0"/>
          <w:color w:val="auto"/>
          <w:sz w:val="24"/>
          <w:szCs w:val="24"/>
          <w:lang w:val="en-US"/>
        </w:rPr>
        <w:t xml:space="preserve"> </w:t>
      </w:r>
    </w:p>
    <w:p w:rsidR="0101281D" w:rsidP="2BAA8972" w:rsidRDefault="0101281D" w14:paraId="43CE809D" w14:textId="68E1C161">
      <w:pPr>
        <w:pStyle w:val="Normal"/>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010128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Currently, UTHM’s information systems </w:t>
      </w:r>
      <w:r w:rsidRPr="2BAA8972" w:rsidR="010128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w:t>
      </w:r>
      <w:r w:rsidRPr="2BAA8972" w:rsidR="010128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silos, which often leads to redundant spending where different faculties might </w:t>
      </w:r>
      <w:r w:rsidRPr="2BAA8972" w:rsidR="010128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procure</w:t>
      </w:r>
      <w:r w:rsidRPr="2BAA8972" w:rsidR="010128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separate software solutions </w:t>
      </w:r>
      <w:r w:rsidRPr="2BAA8972" w:rsidR="5880CE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similar needs. This project is important because it </w:t>
      </w:r>
      <w:r w:rsidRPr="2BAA8972" w:rsidR="5880CE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utilizes</w:t>
      </w:r>
      <w:r w:rsidRPr="2BAA8972" w:rsidR="5880CE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TOGAF framework to create a unified blueprint. By centralizing</w:t>
      </w:r>
      <w:r w:rsidRPr="2BAA8972" w:rsidR="050AC4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architecture, the university can </w:t>
      </w:r>
      <w:r w:rsidRPr="2BAA8972" w:rsidR="050AC4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2BAA8972" w:rsidR="050AC4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overlapping resources and streamline IT investments. This ensures that every ringgit spent on technology aligns directly with UTHM’s strategic </w:t>
      </w:r>
      <w:r w:rsidRPr="2BAA8972" w:rsidR="050AC4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objectives</w:t>
      </w:r>
      <w:r w:rsidRPr="2BAA8972" w:rsidR="050AC4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reducing unnecessary </w:t>
      </w:r>
      <w:r w:rsidRPr="2BAA8972" w:rsidR="691FF0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costs,</w:t>
      </w:r>
      <w:r w:rsidRPr="2BAA8972" w:rsidR="050AC4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w:t>
      </w:r>
      <w:r w:rsidRPr="2BAA8972" w:rsidR="1F69AC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 fostering long-term sustainability.</w:t>
      </w:r>
    </w:p>
    <w:p w:rsidR="18706B8B" w:rsidP="2BAA8972" w:rsidRDefault="18706B8B" w14:paraId="6A9A9783" w14:textId="0287A00F">
      <w:pPr>
        <w:pStyle w:val="Heading3"/>
        <w:bidi w:val="0"/>
        <w:spacing w:line="360" w:lineRule="auto"/>
        <w:rPr>
          <w:rFonts w:ascii="Times New Roman" w:hAnsi="Times New Roman" w:eastAsia="Times New Roman" w:cs="Times New Roman"/>
          <w:b w:val="1"/>
          <w:bCs w:val="1"/>
          <w:i w:val="0"/>
          <w:iCs w:val="0"/>
          <w:caps w:val="0"/>
          <w:smallCaps w:val="0"/>
          <w:noProof w:val="0"/>
          <w:color w:val="auto"/>
          <w:sz w:val="24"/>
          <w:szCs w:val="24"/>
          <w:lang w:val="en-US"/>
        </w:rPr>
      </w:pPr>
      <w:bookmarkStart w:name="_Toc2078627194" w:id="219541445"/>
      <w:r w:rsidRPr="2BAA8972" w:rsidR="18706B8B">
        <w:rPr>
          <w:rFonts w:ascii="Times New Roman" w:hAnsi="Times New Roman" w:eastAsia="Times New Roman" w:cs="Times New Roman"/>
          <w:b w:val="1"/>
          <w:bCs w:val="1"/>
          <w:noProof w:val="0"/>
          <w:color w:val="auto"/>
          <w:sz w:val="24"/>
          <w:szCs w:val="24"/>
          <w:lang w:val="en-US"/>
        </w:rPr>
        <w:t xml:space="preserve">1.5.2 Operational Efficiency and System </w:t>
      </w:r>
      <w:r w:rsidRPr="2BAA8972" w:rsidR="18706B8B">
        <w:rPr>
          <w:rFonts w:ascii="Times New Roman" w:hAnsi="Times New Roman" w:eastAsia="Times New Roman" w:cs="Times New Roman"/>
          <w:b w:val="1"/>
          <w:bCs w:val="1"/>
          <w:noProof w:val="0"/>
          <w:color w:val="auto"/>
          <w:sz w:val="24"/>
          <w:szCs w:val="24"/>
          <w:lang w:val="en-US"/>
        </w:rPr>
        <w:t>Integration</w:t>
      </w:r>
      <w:bookmarkEnd w:id="219541445"/>
    </w:p>
    <w:p w:rsidR="18706B8B" w:rsidP="2BAA8972" w:rsidRDefault="18706B8B" w14:paraId="2B5FEAE3" w14:textId="119FB2BB">
      <w:pPr>
        <w:pStyle w:val="Normal"/>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18706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project addresses the critical issue of fragmentation </w:t>
      </w:r>
      <w:r w:rsidRPr="2BAA8972" w:rsidR="22059C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within UTHM’s current environment. By proposing a structured architecture for the Student Information System (SIS), this project </w:t>
      </w:r>
      <w:r w:rsidRPr="2BAA8972" w:rsidR="22059C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eliminates</w:t>
      </w:r>
      <w:r w:rsidRPr="2BAA8972" w:rsidR="22059C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inefficiencies caused by independ</w:t>
      </w:r>
      <w:r w:rsidRPr="2BAA8972" w:rsidR="4561FE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2BAA8972" w:rsidR="22059C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nt system development. It </w:t>
      </w:r>
      <w:r w:rsidRPr="2BAA8972" w:rsidR="44F8D8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w:t>
      </w:r>
      <w:r w:rsidRPr="2BAA8972" w:rsidR="671464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ovides a standard reference for IT teams, ensuring that data flows seamlessly between the academic and administrative departments. T</w:t>
      </w:r>
      <w:r w:rsidRPr="2BAA8972" w:rsidR="54E850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his</w:t>
      </w:r>
      <w:r w:rsidRPr="2BAA8972" w:rsidR="671464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reduces data redundancy, minimizes the risk of integration e</w:t>
      </w:r>
      <w:r w:rsidRPr="2BAA8972" w:rsidR="3D097B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rrors, and simplifies</w:t>
      </w:r>
      <w:r w:rsidRPr="2BAA8972" w:rsidR="69BC86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maintenance of complex university systems.</w:t>
      </w:r>
    </w:p>
    <w:p w:rsidR="69BC867F" w:rsidP="2BAA8972" w:rsidRDefault="69BC867F" w14:paraId="1D7891F0" w14:textId="582C57EC">
      <w:pPr>
        <w:pStyle w:val="Heading3"/>
        <w:bidi w:val="0"/>
        <w:spacing w:line="360" w:lineRule="auto"/>
        <w:rPr>
          <w:rFonts w:ascii="Times New Roman" w:hAnsi="Times New Roman" w:eastAsia="Times New Roman" w:cs="Times New Roman"/>
          <w:b w:val="1"/>
          <w:bCs w:val="1"/>
          <w:noProof w:val="0"/>
          <w:color w:val="auto"/>
          <w:sz w:val="24"/>
          <w:szCs w:val="24"/>
          <w:lang w:val="en-US"/>
        </w:rPr>
      </w:pPr>
      <w:bookmarkStart w:name="_Toc1503770718" w:id="1343836681"/>
      <w:r w:rsidRPr="2BAA8972" w:rsidR="69BC867F">
        <w:rPr>
          <w:rFonts w:ascii="Times New Roman" w:hAnsi="Times New Roman" w:eastAsia="Times New Roman" w:cs="Times New Roman"/>
          <w:b w:val="1"/>
          <w:bCs w:val="1"/>
          <w:noProof w:val="0"/>
          <w:color w:val="auto"/>
          <w:sz w:val="24"/>
          <w:szCs w:val="24"/>
          <w:lang w:val="en-US"/>
        </w:rPr>
        <w:t>1.5.3 Enhanced Student Experience</w:t>
      </w:r>
      <w:bookmarkEnd w:id="1343836681"/>
    </w:p>
    <w:p w:rsidR="76708EBB" w:rsidP="2BAA8972" w:rsidRDefault="76708EBB" w14:paraId="688D6EBB" w14:textId="0DF46978">
      <w:pPr>
        <w:pStyle w:val="Normal"/>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6708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Since the project focuses specifically on the Student Course Registration subsystem, its immediate </w:t>
      </w:r>
      <w:r w:rsidRPr="2BAA8972" w:rsidR="208FA5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importance</w:t>
      </w:r>
      <w:r w:rsidRPr="2BAA8972" w:rsidR="76708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lies in directly improving </w:t>
      </w:r>
      <w:r w:rsidRPr="2BAA8972" w:rsidR="33169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w:t>
      </w:r>
      <w:r w:rsidRPr="2BAA8972" w:rsidR="76708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experience.</w:t>
      </w:r>
      <w:r w:rsidRPr="2BAA8972" w:rsidR="7F99EA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 registration is a high-traffic process that </w:t>
      </w:r>
      <w:r w:rsidRPr="2BAA8972" w:rsidR="7F99EA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frequently</w:t>
      </w:r>
      <w:r w:rsidRPr="2BAA8972" w:rsidR="7F99EA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suffers from system congestion. A well-architected system ensures </w:t>
      </w:r>
      <w:r w:rsidRPr="2BAA8972" w:rsidR="5F2CB1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scalability, preventing system crashes during peak registration times. Furthermore, this architectural update aims</w:t>
      </w:r>
      <w:r w:rsidRPr="2BAA8972" w:rsidR="6F317A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streamline the user interface, making the registration process more intuitive and less stressful for students.</w:t>
      </w:r>
    </w:p>
    <w:p xmlns:wp14="http://schemas.microsoft.com/office/word/2010/wordml" w:rsidP="2BAA8972" wp14:paraId="0A9D54CB" wp14:textId="7F358639">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44C544CA" wp14:textId="57748177">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2E01FC1F" wp14:textId="1E8FC910">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7FFB6717" wp14:textId="5B9BFEEA">
      <w:pPr>
        <w:pStyle w:val="Heading1"/>
        <w:keepNext w:val="1"/>
        <w:keepLines w:val="1"/>
        <w:bidi w:val="0"/>
        <w:spacing w:before="36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BAA8972" w:rsidP="2BAA8972" w:rsidRDefault="2BAA8972" w14:paraId="37DC54C9" w14:textId="3F0304C5">
      <w:pPr>
        <w:pStyle w:val="Normal"/>
        <w:bidi w:val="0"/>
        <w:rPr>
          <w:noProof w:val="0"/>
          <w:lang w:val="en-US"/>
        </w:rPr>
      </w:pPr>
    </w:p>
    <w:p xmlns:wp14="http://schemas.microsoft.com/office/word/2010/wordml" w:rsidP="2BAA8972" wp14:paraId="5FCE6466" wp14:textId="65A615D2">
      <w:pPr>
        <w:pStyle w:val="Heading1"/>
        <w:keepNext w:val="1"/>
        <w:keepLines w:val="1"/>
        <w:bidi w:val="0"/>
        <w:spacing w:before="360" w:after="80" w:line="36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898979192" w:id="1015915954"/>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CHAPTER 2</w:t>
      </w:r>
      <w:bookmarkEnd w:id="1015915954"/>
    </w:p>
    <w:p xmlns:wp14="http://schemas.microsoft.com/office/word/2010/wordml" w:rsidP="2BAA8972" wp14:paraId="710EFB34" wp14:textId="7B9C1030">
      <w:pPr>
        <w:bidi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8:48.253Z">
          <w:pPr>
            <w:spacing w:line="360" w:lineRule="auto"/>
            <w:jc w:val="both"/>
          </w:pPr>
        </w:pPrChange>
      </w:pPr>
      <w:r w:rsidRPr="2BAA8972" w:rsidR="0BA5A4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w:t>
      </w: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LITERATURE REVIEW</w:t>
      </w:r>
    </w:p>
    <w:p xmlns:wp14="http://schemas.microsoft.com/office/word/2010/wordml" w:rsidP="2BAA8972" wp14:paraId="71F8996C" wp14:textId="1F411780">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066CF635" wp14:textId="78E69425">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558692689" w:id="1328100006"/>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2.1</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INTRODUCTION</w:t>
      </w:r>
      <w:bookmarkEnd w:id="1328100006"/>
    </w:p>
    <w:p xmlns:wp14="http://schemas.microsoft.com/office/word/2010/wordml" w:rsidP="2BAA8972" wp14:paraId="6F63782A" wp14:textId="02CB5A1F">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chapter presents a literature review related to enterprise architecture (EA) in universities, providing both theoretical and practical </w:t>
      </w:r>
      <w:r w:rsidRPr="2BAA8972" w:rsidR="22AE25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foundations</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this study. This chapter begins with EA definition, key concepts, and some applications within higher education institutions. </w:t>
      </w:r>
      <w:commentRangeStart w:id="1316381023"/>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Meutia</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Sulistiani</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Budiarti, and Sari (2022)</w:t>
      </w:r>
      <w:commentRangeEnd w:id="1316381023"/>
      <w:r>
        <w:rPr>
          <w:rStyle w:val="CommentReference"/>
        </w:rPr>
        <w:commentReference w:id="1316381023"/>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state that EA serves as a strategic framework that aligns business processes, information system, and technology infrastructure with organizational </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objectives</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helping universities to manage complex operations and support digital transformation.</w:t>
      </w:r>
    </w:p>
    <w:p xmlns:wp14="http://schemas.microsoft.com/office/word/2010/wordml" w:rsidP="2BAA8972" wp14:paraId="51D83428" wp14:textId="729DDC9B">
      <w:pPr>
        <w:pStyle w:val="Normal"/>
        <w:bidi w:val="0"/>
        <w:spacing w:line="360" w:lineRule="auto"/>
        <w:jc w:val="both"/>
      </w:pP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Besides, the review also highlights </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studies on EA in universities, emphasizing how EA frameworks have been implemented in universities to coordinate administrative, academic, and technical functions </w:t>
      </w:r>
      <w:commentRangeStart w:id="579220846"/>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Hindarto</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2023; Amin, Hussain, Daoud, Abu Bakar, &amp; Ahmad, 2024)</w:t>
      </w:r>
      <w:commentRangeEnd w:id="579220846"/>
      <w:r>
        <w:rPr>
          <w:rStyle w:val="CommentReference"/>
        </w:rPr>
        <w:commentReference w:id="579220846"/>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addition, this chapter examines various subsystems, discussing the existing implementation and architectural considerations of these sub-systems. Furthermore, this chapter also explores the technologies used in EA and its sub-systems, including software platforms and architectural frameworks. </w:t>
      </w:r>
    </w:p>
    <w:p xmlns:wp14="http://schemas.microsoft.com/office/word/2010/wordml" w:rsidP="2BAA8972" wp14:paraId="6F5D12A6" wp14:textId="3FD77AEC">
      <w:pPr>
        <w:pStyle w:val="Normal"/>
        <w:bidi w:val="0"/>
        <w:spacing w:line="360" w:lineRule="auto"/>
        <w:jc w:val="both"/>
      </w:pP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Finally, this chapter concludes with a summary of key findings from </w:t>
      </w:r>
      <w:r w:rsidRPr="2BAA8972" w:rsidR="232FA7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studies to </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w:t>
      </w:r>
      <w:r w:rsidRPr="2BAA8972" w:rsidR="40C17C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solid foundation for understanding EA in universities worldwide.</w:t>
      </w:r>
    </w:p>
    <w:p xmlns:wp14="http://schemas.microsoft.com/office/word/2010/wordml" w:rsidP="2BAA8972" wp14:paraId="4F630735" wp14:textId="0A1EC995">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6DAE1FBC" wp14:textId="3F1FC36D">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2090156581" w:id="980283156"/>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2.2</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ENTERPRISE ARCHITECTURE</w:t>
      </w:r>
      <w:bookmarkEnd w:id="980283156"/>
    </w:p>
    <w:p w:rsidR="6490AFDC" w:rsidP="2BAA8972" w:rsidRDefault="6490AFDC" w14:paraId="6E715BCA" w14:textId="3CFA4F1B">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Enterprise Architecture (EA) is a method that an organization uses to plan the business and IT in a way that each will fit together well. Following the TOGAF standard, EA segments the organization into different segments to show how processes, information, applications, and technology support each other </w:t>
      </w:r>
      <w:commentRangeStart w:id="835401581"/>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Open Group, 2018)</w:t>
      </w:r>
      <w:commentRangeEnd w:id="835401581"/>
      <w:r>
        <w:rPr>
          <w:rStyle w:val="CommentReference"/>
        </w:rPr>
        <w:commentReference w:id="835401581"/>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 also serves as a clear blueprint to map business goals to their supporting IT systems </w:t>
      </w:r>
      <w:commentRangeStart w:id="1138694063"/>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Lankhorst</w:t>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2017)</w:t>
      </w:r>
      <w:commentRangeEnd w:id="1138694063"/>
      <w:r>
        <w:rPr>
          <w:rStyle w:val="CommentReference"/>
        </w:rPr>
        <w:commentReference w:id="1138694063"/>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EA typically includes four sectors which are Business Architecture, Data Architecture, Application Architecture, and Technology Architecture (The Open Group, 2018). Together, it helps everyone understand how the organization works and how IT supports the organization.</w:t>
      </w:r>
    </w:p>
    <w:p w:rsidR="6490AFDC" w:rsidP="2BAA8972" w:rsidRDefault="6490AFDC" w14:paraId="70EC66AB" w14:textId="436F27B0">
      <w:pPr>
        <w:pStyle w:val="Normal"/>
        <w:bidi w:val="0"/>
        <w:spacing w:line="360" w:lineRule="auto"/>
        <w:jc w:val="both"/>
      </w:pP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University, the Data Architecture layer is crucial, as they require high data quality and data organization for all aspects of their business, including students, staff, and research. </w:t>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works </w:t>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w:t>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universities often use a TOGAF framework for </w:t>
      </w:r>
      <w:r w:rsidRPr="2BAA8972" w:rsidR="3C524C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guidance,</w:t>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but they adjust it to their needs </w:t>
      </w:r>
      <w:commentRangeStart w:id="1845092760"/>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(Pedroso, 2021)</w:t>
      </w:r>
      <w:commentRangeEnd w:id="1845092760"/>
      <w:r>
        <w:rPr>
          <w:rStyle w:val="CommentReference"/>
        </w:rPr>
        <w:commentReference w:id="1845092760"/>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Universities focus on management of organizational data, interoperability of organizational systems, </w:t>
      </w:r>
      <w:r w:rsidRPr="2BAA8972" w:rsidR="541707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accessibility,</w:t>
      </w:r>
      <w:r w:rsidRPr="2BAA8972" w:rsidR="6490A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security. However, challenges like different departments managing their own systems, legacy and outdated technologies, and a lack of trained EA professionals prevent them from implementing EA effectively. Thus, universities require good planning and teamwork for the successful application of EA.</w:t>
      </w:r>
    </w:p>
    <w:p w:rsidR="2BAA8972" w:rsidP="2BAA8972" w:rsidRDefault="2BAA8972" w14:paraId="073DB3DC" w14:textId="5CC578AE">
      <w:pPr>
        <w:pStyle w:val="Normal"/>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0B1859" w:rsidP="2BAA8972" w:rsidRDefault="550B1859" w14:paraId="45FE80BE" w14:textId="248AC9B4">
      <w:pPr>
        <w:pStyle w:val="Heading3"/>
        <w:bidi w:val="0"/>
        <w:rPr>
          <w:rFonts w:ascii="Times New Roman" w:hAnsi="Times New Roman" w:eastAsia="Times New Roman" w:cs="Times New Roman"/>
          <w:b w:val="1"/>
          <w:bCs w:val="1"/>
          <w:noProof w:val="0"/>
          <w:color w:val="0E2841" w:themeColor="text2" w:themeTint="FF" w:themeShade="FF"/>
          <w:sz w:val="24"/>
          <w:szCs w:val="24"/>
          <w:lang w:val="en-US"/>
        </w:rPr>
      </w:pPr>
      <w:bookmarkStart w:name="_Toc1474288162" w:id="138892748"/>
      <w:r w:rsidRPr="2BAA8972" w:rsidR="550B1859">
        <w:rPr>
          <w:rFonts w:ascii="Times New Roman" w:hAnsi="Times New Roman" w:eastAsia="Times New Roman" w:cs="Times New Roman"/>
          <w:b w:val="1"/>
          <w:bCs w:val="1"/>
          <w:noProof w:val="0"/>
          <w:color w:val="0E2841" w:themeColor="text2" w:themeTint="FF" w:themeShade="FF"/>
          <w:sz w:val="24"/>
          <w:szCs w:val="24"/>
          <w:lang w:val="en-US"/>
        </w:rPr>
        <w:t>2.2.1</w:t>
      </w:r>
      <w:r>
        <w:tab/>
      </w:r>
      <w:r w:rsidRPr="2BAA8972" w:rsidR="550B1859">
        <w:rPr>
          <w:rFonts w:ascii="Times New Roman" w:hAnsi="Times New Roman" w:eastAsia="Times New Roman" w:cs="Times New Roman"/>
          <w:b w:val="1"/>
          <w:bCs w:val="1"/>
          <w:noProof w:val="0"/>
          <w:color w:val="0E2841" w:themeColor="text2" w:themeTint="FF" w:themeShade="FF"/>
          <w:sz w:val="24"/>
          <w:szCs w:val="24"/>
          <w:lang w:val="en-US"/>
        </w:rPr>
        <w:t>UNIVERSITY OF LAMPUNG</w:t>
      </w:r>
      <w:bookmarkEnd w:id="138892748"/>
    </w:p>
    <w:p w:rsidR="5BD77B0F" w:rsidP="2BAA8972" w:rsidRDefault="5BD77B0F" w14:paraId="6955500B" w14:textId="22829533">
      <w:pPr>
        <w:pStyle w:val="Normal"/>
        <w:suppressLineNumbers w:val="0"/>
        <w:bidi w:val="0"/>
        <w:spacing w:before="0" w:beforeAutospacing="off" w:after="160" w:afterAutospacing="off" w:line="360" w:lineRule="auto"/>
        <w:ind w:left="0" w:right="0"/>
        <w:jc w:val="both"/>
      </w:pP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study by </w:t>
      </w:r>
      <w:commentRangeStart w:id="398396176"/>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Nama and Kurniawan (2017)</w:t>
      </w:r>
      <w:commentRangeEnd w:id="398396176"/>
      <w:r>
        <w:rPr>
          <w:rStyle w:val="CommentReference"/>
        </w:rPr>
        <w:commentReference w:id="398396176"/>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designed an adaptive IT infrastructure based on the enterprise architecture framework The Open Group Architecture Framework (TOGAF) Architecture Development Method (ADM) for the University of Lampung (</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Unila</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Academic Information System (</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Siakad</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used by </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Unila</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which has been operational for a long time, is not integrated with other applications such as finance, employee, and planning systems. This causes delays in gathering data when leaders or stakeholders request reports across the work unit.</w:t>
      </w:r>
    </w:p>
    <w:p w:rsidR="5BD77B0F" w:rsidP="2BAA8972" w:rsidRDefault="5BD77B0F" w14:paraId="198B90FA" w14:textId="616F984A">
      <w:pPr>
        <w:pStyle w:val="Normal"/>
        <w:bidi w:val="0"/>
        <w:spacing w:line="360" w:lineRule="auto"/>
        <w:jc w:val="both"/>
      </w:pP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Figure x shows the enterprise architect that was proposed to </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Unila</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According to the study, the IT unit should be in charge of centralizing infrastructure management.</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order to</w:t>
      </w:r>
      <w:r w:rsidRPr="2BAA8972" w:rsidR="5BD77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deliver a scalable, dependable, and flexible service, the unit must also implement security rules, data management and distributed system services and run the Disaster Recovery Center.</w:t>
      </w:r>
    </w:p>
    <w:p w:rsidR="5BD77B0F" w:rsidP="2BAA8972" w:rsidRDefault="5BD77B0F" w14:paraId="63780EE9" w14:textId="2DF59D59">
      <w:pPr>
        <w:pStyle w:val="Normal"/>
        <w:bidi w:val="0"/>
        <w:spacing w:line="360" w:lineRule="auto"/>
        <w:jc w:val="center"/>
      </w:pPr>
      <w:r w:rsidR="5BD77B0F">
        <w:drawing>
          <wp:inline wp14:editId="61C71308" wp14:anchorId="01160F76">
            <wp:extent cx="5172182" cy="6100522"/>
            <wp:effectExtent l="0" t="0" r="0" b="0"/>
            <wp:docPr id="1048447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447837" name="Picture 1048447837"/>
                    <pic:cNvPicPr/>
                  </pic:nvPicPr>
                  <pic:blipFill>
                    <a:blip xmlns:r="http://schemas.openxmlformats.org/officeDocument/2006/relationships" r:embed="rId11832422">
                      <a:extLst>
                        <a:ext uri="{28A0092B-C50C-407E-A947-70E740481C1C}">
                          <a14:useLocalDpi xmlns:a14="http://schemas.microsoft.com/office/drawing/2010/main"/>
                        </a:ext>
                      </a:extLst>
                    </a:blip>
                    <a:stretch>
                      <a:fillRect/>
                    </a:stretch>
                  </pic:blipFill>
                  <pic:spPr>
                    <a:xfrm rot="0">
                      <a:off x="0" y="0"/>
                      <a:ext cx="5172182" cy="6100522"/>
                    </a:xfrm>
                    <a:prstGeom prst="rect">
                      <a:avLst/>
                    </a:prstGeom>
                  </pic:spPr>
                </pic:pic>
              </a:graphicData>
            </a:graphic>
          </wp:inline>
        </w:drawing>
      </w:r>
    </w:p>
    <w:p w:rsidR="3B10210F" w:rsidP="2BAA8972" w:rsidRDefault="3B10210F" w14:paraId="2FFF140E" w14:textId="1E7C22B3">
      <w:pPr>
        <w:pStyle w:val="Normal"/>
        <w:bidi w:val="0"/>
        <w:spacing w:line="360" w:lineRule="auto"/>
        <w:jc w:val="center"/>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2BAA8972" w:rsidR="3B10210F">
        <w:rPr>
          <w:rFonts w:ascii="Times New Roman" w:hAnsi="Times New Roman" w:eastAsia="Times New Roman" w:cs="Times New Roman"/>
          <w:b w:val="1"/>
          <w:bCs w:val="1"/>
          <w:i w:val="1"/>
          <w:iCs w:val="1"/>
          <w:strike w:val="0"/>
          <w:dstrike w:val="0"/>
          <w:noProof w:val="0"/>
          <w:color w:val="000000" w:themeColor="text1" w:themeTint="FF" w:themeShade="FF"/>
          <w:sz w:val="24"/>
          <w:szCs w:val="24"/>
          <w:u w:val="none"/>
          <w:lang w:val="en-US"/>
        </w:rPr>
        <w:t>Figure x</w:t>
      </w:r>
      <w:r w:rsidRPr="2BAA8972" w:rsidR="3B10210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Enterprise Architecture </w:t>
      </w:r>
      <w:r w:rsidRPr="2BAA8972" w:rsidR="155E001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proposed</w:t>
      </w:r>
      <w:r w:rsidRPr="2BAA8972" w:rsidR="3B10210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to </w:t>
      </w:r>
      <w:r w:rsidRPr="2BAA8972" w:rsidR="3B10210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Unila</w:t>
      </w:r>
      <w:r w:rsidRPr="2BAA8972" w:rsidR="441AF31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w:t>
      </w:r>
      <w:r w:rsidRPr="2BAA8972" w:rsidR="3B10210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Nama </w:t>
      </w:r>
      <w:r w:rsidRPr="2BAA8972" w:rsidR="2EC708A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&amp; </w:t>
      </w:r>
      <w:r w:rsidRPr="2BAA8972" w:rsidR="3B10210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Kurniawan</w:t>
      </w:r>
      <w:r w:rsidRPr="2BAA8972" w:rsidR="52E444B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2023)</w:t>
      </w:r>
    </w:p>
    <w:p xmlns:wp14="http://schemas.microsoft.com/office/word/2010/wordml" w:rsidP="2BAA8972" wp14:paraId="2912D415" wp14:textId="454AD0C4">
      <w:pPr>
        <w:pStyle w:val="Heading3"/>
        <w:keepNext w:val="1"/>
        <w:keepLines w:val="1"/>
        <w:rPr>
          <w:rFonts w:ascii="Times New Roman" w:hAnsi="Times New Roman" w:eastAsia="Times New Roman" w:cs="Times New Roman"/>
          <w:b w:val="1"/>
          <w:bCs w:val="1"/>
          <w:i w:val="0"/>
          <w:iCs w:val="0"/>
          <w:caps w:val="0"/>
          <w:smallCaps w:val="0"/>
          <w:noProof w:val="0"/>
          <w:color w:val="0E2841" w:themeColor="text2" w:themeTint="FF" w:themeShade="FF"/>
          <w:sz w:val="24"/>
          <w:szCs w:val="24"/>
          <w:lang w:val="en-MY"/>
        </w:rPr>
      </w:pPr>
      <w:bookmarkStart w:name="_Toc1149002040" w:id="584734174"/>
      <w:r w:rsidRPr="2BAA8972" w:rsidR="7ECD2BD7">
        <w:rPr>
          <w:rFonts w:ascii="Times New Roman" w:hAnsi="Times New Roman" w:eastAsia="Times New Roman" w:cs="Times New Roman"/>
          <w:b w:val="1"/>
          <w:bCs w:val="1"/>
          <w:noProof w:val="0"/>
          <w:color w:val="0E2841" w:themeColor="text2" w:themeTint="FF" w:themeShade="FF"/>
          <w:sz w:val="24"/>
          <w:szCs w:val="24"/>
          <w:lang w:val="en-MY"/>
        </w:rPr>
        <w:t xml:space="preserve">2.2.2 </w:t>
      </w:r>
      <w:r w:rsidRPr="2BAA8972" w:rsidR="51E0A811">
        <w:rPr>
          <w:rFonts w:ascii="Times New Roman" w:hAnsi="Times New Roman" w:eastAsia="Times New Roman" w:cs="Times New Roman"/>
          <w:b w:val="1"/>
          <w:bCs w:val="1"/>
          <w:noProof w:val="0"/>
          <w:color w:val="0E2841" w:themeColor="text2" w:themeTint="FF" w:themeShade="FF"/>
          <w:sz w:val="24"/>
          <w:szCs w:val="24"/>
          <w:lang w:val="en-MY"/>
        </w:rPr>
        <w:t>NATIONAL UNIVERSITY SOUTH JAKARTA</w:t>
      </w:r>
      <w:bookmarkEnd w:id="584734174"/>
    </w:p>
    <w:p xmlns:wp14="http://schemas.microsoft.com/office/word/2010/wordml" w:rsidP="2BAA8972" wp14:paraId="358E9150" wp14:textId="72955989">
      <w:pPr>
        <w:pStyle w:val="Normal"/>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pP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Another study by </w:t>
      </w:r>
      <w:commentRangeStart w:id="2099025161"/>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H</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idarto</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(2023)</w:t>
      </w:r>
      <w:commentRangeEnd w:id="2099025161"/>
      <w:r>
        <w:rPr>
          <w:rStyle w:val="CommentReference"/>
        </w:rPr>
        <w:commentReference w:id="2099025161"/>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investigates the importance of EA in enabling digital transformation of the management systems in universities. The paper uses The Open Group Architecture Framework (TOGAF) framework as its research method, as it provides a methodical framework for the development, organization, execution, and oversight of enterprise information technology architecture. The paper defined digital transformation as the migration from manual processes to using application systems that can automate those processes, as universities often face problems such as human errors and slow information flow and data retrieval from manual processes. The paper also highlights opportunities using application systems such as access to advanced technologies, artificial intelligence (AI), big data analytics, and the Internet of Things (IoT) that can increase effectiveness in operation, boost the process of </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t</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eaching</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and use resources efficiently.</w:t>
      </w:r>
    </w:p>
    <w:p xmlns:wp14="http://schemas.microsoft.com/office/word/2010/wordml" w:rsidP="2BAA8972" wp14:paraId="11DDE569" wp14:textId="31DC55A3">
      <w:pPr>
        <w:pStyle w:val="Normal"/>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pP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Figure x shows the enterprise architecture described by the paper. The Integration Services </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establishes</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a connection to multiple sources, allowing data integration from external systems using API. The portal is a central interface through which teachers, staff, and students can combine their access to information and university resources. Data &amp; Analytics </w:t>
      </w:r>
      <w:r w:rsidRPr="2BAA8972" w:rsidR="3DE6EF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oversees</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collecting, </w:t>
      </w:r>
      <w:r w:rsidRPr="2BAA8972" w:rsidR="0D9721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analysing</w:t>
      </w:r>
      <w:r w:rsidRPr="2BAA8972" w:rsidR="51E0A8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and using data to better decision-making, while the Back-Office systems manage the internal operations of the university.</w:t>
      </w:r>
    </w:p>
    <w:p xmlns:wp14="http://schemas.microsoft.com/office/word/2010/wordml" w:rsidP="2BAA8972" wp14:paraId="654AE433" wp14:textId="4D8F9D69">
      <w:pPr>
        <w:pStyle w:val="Normal"/>
        <w:keepNext w:val="1"/>
        <w:keepLines w:val="1"/>
        <w:bidi w:val="0"/>
        <w:spacing w:before="160" w:after="80" w:line="360" w:lineRule="auto"/>
        <w:jc w:val="center"/>
      </w:pPr>
      <w:r w:rsidR="51E0A811">
        <w:drawing>
          <wp:inline xmlns:wp14="http://schemas.microsoft.com/office/word/2010/wordprocessingDrawing" wp14:editId="769556ED" wp14:anchorId="42BC4CFA">
            <wp:extent cx="4531723" cy="2636242"/>
            <wp:effectExtent l="0" t="0" r="0" b="0"/>
            <wp:docPr id="109925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25845" name="Picture 109925845"/>
                    <pic:cNvPicPr/>
                  </pic:nvPicPr>
                  <pic:blipFill>
                    <a:blip xmlns:r="http://schemas.openxmlformats.org/officeDocument/2006/relationships" r:embed="rId1611415225">
                      <a:extLst>
                        <a:ext uri="{28A0092B-C50C-407E-A947-70E740481C1C}">
                          <a14:useLocalDpi xmlns:a14="http://schemas.microsoft.com/office/drawing/2010/main"/>
                        </a:ext>
                      </a:extLst>
                    </a:blip>
                    <a:stretch>
                      <a:fillRect/>
                    </a:stretch>
                  </pic:blipFill>
                  <pic:spPr>
                    <a:xfrm rot="0">
                      <a:off x="0" y="0"/>
                      <a:ext cx="4531723" cy="2636242"/>
                    </a:xfrm>
                    <a:prstGeom prst="rect">
                      <a:avLst/>
                    </a:prstGeom>
                  </pic:spPr>
                </pic:pic>
              </a:graphicData>
            </a:graphic>
          </wp:inline>
        </w:drawing>
      </w:r>
    </w:p>
    <w:p xmlns:wp14="http://schemas.microsoft.com/office/word/2010/wordml" w:rsidP="2BAA8972" wp14:paraId="603FE712" wp14:textId="1BDCA36A">
      <w:pPr>
        <w:pStyle w:val="Normal"/>
        <w:keepNext w:val="1"/>
        <w:keepLines w:val="1"/>
        <w:bidi w:val="0"/>
        <w:spacing w:before="160" w:after="80" w:line="360" w:lineRule="auto"/>
        <w:jc w:val="center"/>
        <w:rPr>
          <w:rFonts w:ascii="Times New Roman" w:hAnsi="Times New Roman" w:eastAsia="Times New Roman" w:cs="Times New Roman"/>
          <w:noProof w:val="0"/>
          <w:sz w:val="24"/>
          <w:szCs w:val="24"/>
          <w:lang w:val="en-US"/>
        </w:rPr>
      </w:pPr>
      <w:r w:rsidRPr="2BAA8972" w:rsidR="51E0A811">
        <w:rPr>
          <w:rFonts w:ascii="Times New Roman" w:hAnsi="Times New Roman" w:eastAsia="Times New Roman" w:cs="Times New Roman"/>
          <w:b w:val="1"/>
          <w:bCs w:val="1"/>
          <w:i w:val="1"/>
          <w:iCs w:val="1"/>
          <w:strike w:val="0"/>
          <w:dstrike w:val="0"/>
          <w:noProof w:val="0"/>
          <w:color w:val="000000" w:themeColor="text1" w:themeTint="FF" w:themeShade="FF"/>
          <w:sz w:val="24"/>
          <w:szCs w:val="24"/>
          <w:u w:val="none"/>
          <w:lang w:val="en-US"/>
        </w:rPr>
        <w:t>Figure x</w:t>
      </w:r>
      <w:r w:rsidRPr="2BAA8972" w:rsidR="51E0A811">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w:t>
      </w:r>
      <w:r w:rsidRPr="2BAA8972" w:rsidR="1914DD0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Enterprise Architecture by Hidarto. Hidarto (2023)</w:t>
      </w:r>
    </w:p>
    <w:p xmlns:wp14="http://schemas.microsoft.com/office/word/2010/wordml" w:rsidP="2BAA8972" wp14:paraId="5BDC08FA" wp14:textId="0BC140D6">
      <w:pPr>
        <w:keepNext w:val="1"/>
        <w:keepLines w:val="1"/>
        <w:bidi w:val="0"/>
        <w:spacing w:before="160" w:after="80" w:line="360" w:lineRule="auto"/>
      </w:pPr>
      <w:r>
        <w:br w:type="page"/>
      </w:r>
    </w:p>
    <w:p xmlns:wp14="http://schemas.microsoft.com/office/word/2010/wordml" w:rsidP="2BAA8972" wp14:paraId="169F9C3F" wp14:textId="73DB7472">
      <w:pPr>
        <w:pStyle w:val="Heading2"/>
        <w:keepNext w:val="1"/>
        <w:keepLines w:val="1"/>
        <w:bidi w:val="0"/>
        <w:spacing w:before="160" w:after="80" w:line="360" w:lineRule="auto"/>
        <w:jc w:val="both"/>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bookmarkStart w:name="_Toc1254156121" w:id="1835866891"/>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2.3</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RELATED SUB-SYSTEM</w:t>
      </w:r>
      <w:bookmarkEnd w:id="1835866891"/>
    </w:p>
    <w:p xmlns:wp14="http://schemas.microsoft.com/office/word/2010/wordml" w:rsidP="2BAA8972" wp14:paraId="2D2E385D" wp14:textId="04D1001B">
      <w:pPr>
        <w:pStyle w:val="Normal"/>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pP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Research has been done to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identify</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the subsystems used in university by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analyzing</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them through the types of Enterprise Architecture methods and technologies. These studies look at the implementation and integration of systems like the Human Resources Management System (HRMS), Academic Information System (AIS</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w:t>
      </w:r>
      <w:r w:rsidRPr="2BAA8972" w:rsidR="422B4A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w:t>
      </w:r>
      <w:r w:rsidRPr="2BAA8972" w:rsidR="422B4A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Student Information &amp; Subject Registration System (SIS) and Learning Management System (LMS)</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w:t>
      </w:r>
      <w:r w:rsidRPr="2BAA8972" w:rsidR="658CFDD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and Business Intelligence (BI) and Data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within EA frameworks to support coordinated processes, data</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consistency</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and higher education institutions’ operational and strategic goals.</w:t>
      </w:r>
    </w:p>
    <w:p xmlns:wp14="http://schemas.microsoft.com/office/word/2010/wordml" w:rsidP="2BAA8972" wp14:paraId="37B39C7C" wp14:textId="69D78256">
      <w:pPr>
        <w:pStyle w:val="Normal"/>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pPr>
    </w:p>
    <w:p xmlns:wp14="http://schemas.microsoft.com/office/word/2010/wordml" w:rsidP="2BAA8972" wp14:paraId="28E465AE" wp14:textId="5FA52AAB">
      <w:pPr>
        <w:pStyle w:val="Heading3"/>
        <w:bidi w:val="0"/>
        <w:rPr>
          <w:rFonts w:ascii="Times New Roman" w:hAnsi="Times New Roman" w:eastAsia="Times New Roman" w:cs="Times New Roman"/>
          <w:b w:val="1"/>
          <w:bCs w:val="1"/>
          <w:noProof w:val="0"/>
          <w:color w:val="auto"/>
          <w:sz w:val="24"/>
          <w:szCs w:val="24"/>
          <w:lang w:val="en-MY"/>
        </w:rPr>
      </w:pPr>
      <w:bookmarkStart w:name="_Toc364516965" w:id="764303275"/>
      <w:r w:rsidRPr="2BAA8972" w:rsidR="391AC3D3">
        <w:rPr>
          <w:rFonts w:ascii="Times New Roman" w:hAnsi="Times New Roman" w:eastAsia="Times New Roman" w:cs="Times New Roman"/>
          <w:b w:val="1"/>
          <w:bCs w:val="1"/>
          <w:noProof w:val="0"/>
          <w:color w:val="auto"/>
          <w:sz w:val="24"/>
          <w:szCs w:val="24"/>
          <w:lang w:val="en-MY"/>
        </w:rPr>
        <w:t>2.3.1 Human Resources Management System (HRMS)</w:t>
      </w:r>
      <w:bookmarkEnd w:id="764303275"/>
    </w:p>
    <w:p xmlns:wp14="http://schemas.microsoft.com/office/word/2010/wordml" w:rsidP="2BAA8972" wp14:paraId="66B025EA" wp14:textId="150A4B79">
      <w:pPr>
        <w:bidi w:val="0"/>
        <w:spacing w:before="0" w:beforeAutospacing="off" w:after="0" w:afterAutospacing="off" w:line="360" w:lineRule="auto"/>
        <w:jc w:val="both"/>
      </w:pP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An HRMS is a system that combines information technology and human resources management (HRM) to automate and support HR procedures. For instance, it manages payroll, training, performance reviews, resignations, resume (applicant), employee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details</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and attendance. The goal is to increase operational efficiency in HR departments, decrease manual work and make data access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more dependable and simpler</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(Navaz et. al, 2013).</w:t>
      </w:r>
    </w:p>
    <w:p xmlns:wp14="http://schemas.microsoft.com/office/word/2010/wordml" w:rsidP="2BAA8972" wp14:paraId="07349C00" wp14:textId="61EB9E73">
      <w:pPr>
        <w:bidi w:val="0"/>
        <w:spacing w:line="360" w:lineRule="auto"/>
        <w:jc w:val="both"/>
      </w:pPr>
    </w:p>
    <w:p xmlns:wp14="http://schemas.microsoft.com/office/word/2010/wordml" w:rsidP="2BAA8972" wp14:paraId="57B083E9" wp14:textId="5B466526">
      <w:pPr>
        <w:bidi w:val="0"/>
        <w:spacing w:before="0" w:beforeAutospacing="off" w:after="0" w:afterAutospacing="off" w:line="360" w:lineRule="auto"/>
        <w:jc w:val="both"/>
      </w:pP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According to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Sikarwa</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2018, the primary goal of HRMS is to guarantee that the organization’s strategic goals can be met and the universities’ needs can be satisfied in terms of both quantity and quality. The method used from the study is the Open Group Architecture Framework (TOGAF) 9.1 where it stated at preliminary phase; in addition to managing the standard data sources in universities like payroll, employee attendance, hiring and leave, HRMS also handles the demands of promotion management, period payment increase analysis, reward and punishment management and staff education.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In particular, HRMS</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in universities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mainly covers</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these functional areas including payroll management, human resources management, institutional management, civil service management, education and training management, performance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management</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and function management. Furthermore, universities have a HRMS integrated system design that can be integrated with current systems so that its HRMS architecture may supply information required by end users as well as the business needs of universities in managing human resources.</w:t>
      </w:r>
    </w:p>
    <w:p xmlns:wp14="http://schemas.microsoft.com/office/word/2010/wordml" w:rsidP="2BAA8972" wp14:paraId="0696D38C" wp14:textId="658F8F70">
      <w:pPr>
        <w:bidi w:val="0"/>
        <w:spacing w:line="360" w:lineRule="auto"/>
        <w:jc w:val="both"/>
      </w:pPr>
    </w:p>
    <w:p xmlns:wp14="http://schemas.microsoft.com/office/word/2010/wordml" w:rsidP="2BAA8972" wp14:paraId="6D308779" wp14:textId="2B1C67B9">
      <w:pPr>
        <w:pStyle w:val="Heading3"/>
        <w:bidi w:val="0"/>
        <w:rPr>
          <w:rFonts w:ascii="Times New Roman" w:hAnsi="Times New Roman" w:eastAsia="Times New Roman" w:cs="Times New Roman"/>
          <w:b w:val="1"/>
          <w:bCs w:val="1"/>
          <w:noProof w:val="0"/>
          <w:color w:val="auto"/>
          <w:sz w:val="24"/>
          <w:szCs w:val="24"/>
          <w:lang w:val="en-MY"/>
        </w:rPr>
      </w:pPr>
      <w:bookmarkStart w:name="_Toc2146246543" w:id="994018515"/>
      <w:r w:rsidRPr="2BAA8972" w:rsidR="391AC3D3">
        <w:rPr>
          <w:rFonts w:ascii="Times New Roman" w:hAnsi="Times New Roman" w:eastAsia="Times New Roman" w:cs="Times New Roman"/>
          <w:b w:val="1"/>
          <w:bCs w:val="1"/>
          <w:noProof w:val="0"/>
          <w:color w:val="auto"/>
          <w:sz w:val="24"/>
          <w:szCs w:val="24"/>
          <w:lang w:val="en-MY"/>
        </w:rPr>
        <w:t>2.3.2 Academic Information System (AIS)</w:t>
      </w:r>
      <w:bookmarkEnd w:id="994018515"/>
    </w:p>
    <w:p xmlns:wp14="http://schemas.microsoft.com/office/word/2010/wordml" w:rsidP="2BAA8972" wp14:paraId="34F52E1D" wp14:textId="56DB9FF9">
      <w:pPr>
        <w:bidi w:val="0"/>
        <w:spacing w:before="0" w:beforeAutospacing="off" w:after="0" w:afterAutospacing="off" w:line="360" w:lineRule="auto"/>
        <w:jc w:val="both"/>
      </w:pP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A university’s Academic Information System (AIS) is a software program that keeps track of all academic data including timetables, grades,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courses</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and student information. Students can access their transcripts, study result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cards</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and academic information online while administrators can effectively manage student records, enter grades, manage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courses</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and create reports. It replaces manual, paper-based procedures, saves time, minimizes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mistakes</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and improves staff and student access to academic management (Manuhutu et. al, 2018).</w:t>
      </w:r>
    </w:p>
    <w:p xmlns:wp14="http://schemas.microsoft.com/office/word/2010/wordml" w:rsidP="2BAA8972" wp14:paraId="0FE45E5E" wp14:textId="2A2EC6E6">
      <w:pPr>
        <w:bidi w:val="0"/>
        <w:spacing w:line="360" w:lineRule="auto"/>
        <w:jc w:val="both"/>
      </w:pPr>
    </w:p>
    <w:p xmlns:wp14="http://schemas.microsoft.com/office/word/2010/wordml" w:rsidP="2BAA8972" wp14:paraId="3CA8C175" wp14:textId="44D9FDAA">
      <w:pPr>
        <w:bidi w:val="0"/>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pP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According to Astri and Gaol, 2013, the academic information system manages the school’s academic processes from new student entrance to graduation ceremonies. In the study, this system performs essential functions such as managing admission test results, scheduling, curriculum, grade management, student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administration</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and academic report applications. The study uses the Enterprise Architecture Planning (EAP)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methodology</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to connect technology, </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data</w:t>
      </w:r>
      <w:r w:rsidRPr="2BAA8972" w:rsidR="391AC3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and apps across the systems. Hence, better administration, coordination and long-term system planning are made possible by the school’s ability to create a comprehensive blueprint through EAP that synchronizes its academic information systems with an integrated enterprise-level architecture.</w:t>
      </w:r>
    </w:p>
    <w:p xmlns:wp14="http://schemas.microsoft.com/office/word/2010/wordml" w:rsidP="2BAA8972" wp14:paraId="4A4F4455" wp14:textId="4962D36A">
      <w:pPr>
        <w:bidi w:val="0"/>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pPr>
    </w:p>
    <w:p xmlns:wp14="http://schemas.microsoft.com/office/word/2010/wordml" w:rsidP="2BAA8972" wp14:paraId="6C99CE5F" wp14:textId="2CCCD8FE">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pPr>
      <w:bookmarkStart w:name="_Toc58392720" w:id="1444543453"/>
      <w:r w:rsidRPr="2BAA8972" w:rsidR="3BC98C5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MY"/>
        </w:rPr>
        <w:t>2.3.3 Student Information &amp; Subject Registration System (SIS) and Learning Management System (LMS)</w:t>
      </w:r>
      <w:bookmarkEnd w:id="1444543453"/>
    </w:p>
    <w:p xmlns:wp14="http://schemas.microsoft.com/office/word/2010/wordml" w:rsidP="2BAA8972" wp14:paraId="1F719B90" wp14:textId="3E14180D">
      <w:pPr>
        <w:bidi w:val="0"/>
        <w:spacing w:before="240" w:beforeAutospacing="off" w:after="240" w:afterAutospacing="off"/>
        <w:jc w:val="both"/>
      </w:pP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The Student Information System (SIS) and the Learning Management System (LMS) constitute the core technological foundation that supports both academic administration and instructional delivery within a university. In contemporary digital transformation initiatives these systems are expected to function not as isolated components but as fully integrated parts of a comprehensive University Management System (UMS) (Hindarto, 2023).</w:t>
      </w:r>
    </w:p>
    <w:p xmlns:wp14="http://schemas.microsoft.com/office/word/2010/wordml" w:rsidP="2BAA8972" wp14:paraId="38B835B9" wp14:textId="151FF302">
      <w:pPr>
        <w:bidi w:val="0"/>
        <w:spacing w:before="240" w:beforeAutospacing="off" w:after="240" w:afterAutospacing="off"/>
        <w:ind w:firstLine="720"/>
        <w:jc w:val="both"/>
      </w:pP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The SIS </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is responsible for</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handling the complete lifecycle of student information. This includes initial registration, </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enrollment</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in subjects and the maintenance of academic records, and the management of graduation processes. Earlier forms of SIS </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frequently</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encountered</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issues such as fragmented datasets and duplicated entries which resulted in inconsistencies across institutional records (Lamey et al., 2023). To address these challenges many </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institutions,</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rely on EA frameworks that are often modelled on methodologies such as TOGAF. These frameworks enable the design of more coherent processes, unified databases, and stronger linkages to subsystems that include finance and scheduling (Metia et al., 2022).</w:t>
      </w:r>
    </w:p>
    <w:p xmlns:wp14="http://schemas.microsoft.com/office/word/2010/wordml" w:rsidP="2BAA8972" wp14:paraId="39722B9B" wp14:textId="42FA7103">
      <w:pPr>
        <w:bidi w:val="0"/>
        <w:spacing w:before="240" w:beforeAutospacing="off" w:after="240" w:afterAutospacing="off"/>
        <w:ind w:firstLine="720"/>
        <w:jc w:val="both"/>
      </w:pP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The LMS complements the SIS by managing instructional resources and assessments. Effective academic operations require that the LMS maintain seamless integration with the SIS to ensure the </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accurate</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synchronization of </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enrollment</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data and student performance records. Lamey </w:t>
      </w:r>
      <w:r w:rsidRPr="2BAA8972" w:rsidR="3DD74C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et al. (</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2023</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emphasize</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that the development of intelligent and integrated academic solutions depends on consistent and harmonized data shared across both systems. Case studies </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demonstrate</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that EA planning (Nama and Kurniawan, 2017) plays </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a central role</w:t>
      </w:r>
      <w:r w:rsidRPr="2BAA8972" w:rsidR="3BC98C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in shaping the Application Architecture layers to support reliable academic data flows.</w:t>
      </w:r>
    </w:p>
    <w:p w:rsidR="52402609" w:rsidP="2BAA8972" w:rsidRDefault="52402609" w14:paraId="41FDFE11" w14:textId="753D0C86">
      <w:pPr>
        <w:bidi w:val="0"/>
        <w:spacing w:before="240" w:beforeAutospacing="off" w:after="24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MY"/>
        </w:rPr>
      </w:pPr>
      <w:bookmarkStart w:name="_Toc2026383707" w:id="1674299290"/>
      <w:r w:rsidRPr="2BAA8972" w:rsidR="5240260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MY"/>
        </w:rPr>
        <w:t>2.3.4 Business Intelligence (BI) and Data</w:t>
      </w:r>
      <w:bookmarkEnd w:id="1674299290"/>
    </w:p>
    <w:p w:rsidR="52402609" w:rsidP="2BAA8972" w:rsidRDefault="52402609" w14:paraId="14749425" w14:textId="7850654C">
      <w:pPr>
        <w:bidi w:val="0"/>
        <w:spacing w:before="240" w:beforeAutospacing="off" w:after="240" w:afterAutospacing="off"/>
        <w:jc w:val="both"/>
      </w:pP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The Business Intelligence (BI) and Data Subsystems </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represent</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the strategic dimension of Enterprise Architecture implementation. Its purpose is to transform institutional data into reliable insights that guide decision making, policy information, and overall governance. A central </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objective</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of EA within digital transformation initiatives is to advance universities toward a fully data driven operational environment (</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Hindarto</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2023).</w:t>
      </w:r>
    </w:p>
    <w:p w:rsidR="52402609" w:rsidP="2BAA8972" w:rsidRDefault="52402609" w14:paraId="3C70DE18" w14:textId="02D691C7">
      <w:pPr>
        <w:bidi w:val="0"/>
        <w:spacing w:before="240" w:beforeAutospacing="off" w:after="240" w:afterAutospacing="off"/>
        <w:ind w:firstLine="720"/>
        <w:jc w:val="both"/>
      </w:pP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The effectiveness of any BI subsystem is determined by the strength of the Data Architecture established during the EA planning process. This stage involves the standardization of data definitions and the assurance of data quality throughout all primary source systems such as the SIS, HRMS, and FMS before these data are transferred into a centralized data warehouse (Meutia et al., 2022). Without rigorous data governance the outputs produced by BI platform risk becoming fragmented or unreliable.</w:t>
      </w:r>
    </w:p>
    <w:p w:rsidR="52402609" w:rsidP="2BAA8972" w:rsidRDefault="52402609" w14:paraId="5D02486F" w14:textId="1F6D3B70">
      <w:pPr>
        <w:bidi w:val="0"/>
        <w:spacing w:before="240" w:beforeAutospacing="off" w:after="240" w:afterAutospacing="off"/>
        <w:ind w:firstLine="720"/>
        <w:jc w:val="both"/>
      </w:pP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According to Lamey et al. (2023) advanced analytical and intelligent institutional systems require a </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well-integrated</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and dependable data foundation. Such a foundation allows universities to perform tasks that include forecasting student retention, </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allocating</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resources efficiently, and </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monitoring</w:t>
      </w:r>
      <w:r w:rsidRPr="2BAA8972" w:rsidR="524026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institutional performance indicators. Consequently, the application of EA principles (Nama and Kurniawan, 2017) extends beyond merely connecting technological subsystems. It involves structuring the data environment in a way that supports meaningful strategic intelligence.</w:t>
      </w:r>
    </w:p>
    <w:p xmlns:wp14="http://schemas.microsoft.com/office/word/2010/wordml" w:rsidP="2BAA8972" wp14:paraId="16025E80" wp14:textId="095ACA94">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560494453" w:id="599024834"/>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2.4</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TECHNOLOGY USED</w:t>
      </w:r>
      <w:bookmarkEnd w:id="599024834"/>
    </w:p>
    <w:p xmlns:wp14="http://schemas.microsoft.com/office/word/2010/wordml" w:rsidP="2BAA8972" wp14:paraId="41EFF710" wp14:textId="64452EC6">
      <w:pPr>
        <w:bidi w:val="0"/>
        <w:spacing w:before="240" w:before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section serves to describe and justify the key technological platforms, frameworks, and tools selected for the implementation of the enterprise system under study. This part highlights the infrastructure and digital solutions chosen for their relevance, effectiveness, or innovation, providing a clear rationale for why these technologies suit the </w:t>
      </w:r>
      <w:r w:rsidRPr="2BAA8972" w:rsidR="6E5EA7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project's</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goals and context. In this case of university enterprise systems, this section explains how foundational technologies like SAP Business Technology Platform (BTP) support the digital transformation of campus services and operations, allowing for centralized management, real time analytics, and seamless integration across diverse academic and administrative functions. </w:t>
      </w:r>
    </w:p>
    <w:p xmlns:wp14="http://schemas.microsoft.com/office/word/2010/wordml" w:rsidP="2BAA8972" wp14:paraId="3A2F7179" wp14:textId="54215FAB">
      <w:pPr>
        <w:pStyle w:val="Heading3"/>
        <w:bidi w:val="0"/>
        <w:rPr>
          <w:rFonts w:ascii="Times New Roman" w:hAnsi="Times New Roman" w:eastAsia="Times New Roman" w:cs="Times New Roman"/>
          <w:b w:val="1"/>
          <w:bCs w:val="1"/>
          <w:noProof w:val="0"/>
          <w:color w:val="auto"/>
          <w:sz w:val="24"/>
          <w:szCs w:val="24"/>
          <w:lang w:val="en-US"/>
        </w:rPr>
      </w:pPr>
      <w:bookmarkStart w:name="_Toc160631575" w:id="219924047"/>
      <w:r w:rsidRPr="2BAA8972" w:rsidR="4DD19BD4">
        <w:rPr>
          <w:rFonts w:ascii="Times New Roman" w:hAnsi="Times New Roman" w:eastAsia="Times New Roman" w:cs="Times New Roman"/>
          <w:b w:val="1"/>
          <w:bCs w:val="1"/>
          <w:noProof w:val="0"/>
          <w:color w:val="auto"/>
          <w:sz w:val="24"/>
          <w:szCs w:val="24"/>
          <w:lang w:val="en-US"/>
        </w:rPr>
        <w:t>2.4.1 King Abdullah University of Science and Technology (KAUST)</w:t>
      </w:r>
      <w:bookmarkEnd w:id="219924047"/>
    </w:p>
    <w:p xmlns:wp14="http://schemas.microsoft.com/office/word/2010/wordml" w:rsidP="2BAA8972" wp14:paraId="4D5FA97A" wp14:textId="12A58CC4">
      <w:pPr>
        <w:pStyle w:val="Normal"/>
        <w:bidi w:val="0"/>
        <w:spacing w:before="240" w:before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project uses the SAP Business Technology Platform as a central technological enabler, similar to the real-life implementation at King Abdullah University of Science and Technology.</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Building on SAP BTP, KAUST created an integrated digital platform called "KAUST Central," which </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consolidated</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essential campus services-dining, transportation, security, payments, and communication-into one mobile and web application. The system is exemplary, depicting how SAP BTP can enable a university-wide digital transformation through scalable cloud services, intelligent integration, and user-centered design.</w:t>
      </w:r>
    </w:p>
    <w:p xmlns:wp14="http://schemas.microsoft.com/office/word/2010/wordml" w:rsidP="2BAA8972" wp14:paraId="3F5E6389" wp14:textId="2EE1E4CC">
      <w:pPr>
        <w:pStyle w:val="Normal"/>
        <w:bidi w:val="0"/>
        <w:spacing w:before="240" w:before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Several SAP BTP components were </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leveraged</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the KAUST project. SAP Mobile Services SDK was used to build native apps for iOS and Android, thus allowing real-time access to campus functions. SAP Analytics Cloud allowed data-driven decisions based on tracking student behavior and providing personalized content, while SAP Experience Management (Qualtrics) continuously gathered user feedback for refining campus services. Moreover, the SAP BTP cloud infrastructure enabled seamless integrations with legacy systems and third-party applications through standardized APIs, which is </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important</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a distributed university setting where various departments </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different platforms.</w:t>
      </w:r>
    </w:p>
    <w:p xmlns:wp14="http://schemas.microsoft.com/office/word/2010/wordml" w:rsidP="2BAA8972" wp14:paraId="71160DC4" wp14:textId="5E55D490">
      <w:pPr>
        <w:pStyle w:val="Normal"/>
        <w:bidi w:val="0"/>
        <w:spacing w:before="240" w:before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an enterprise architecture perspective, with SAP BTP, KAUST has implemented a modular and flexible architecture scaling across departments while preserving centralized governance. Single sign-on simplified access to the system, while the cloud-native setup provided support for rapid updates and extensions, such as adding COVID-19 information features and smart city modules. Most impressively, the platform has managed to cut campus services' wait times from 10 minutes down to 40 seconds and allowed </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logistics</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dining, and transport on campus to be coordinated through real-time dashboards and automated processes.</w:t>
      </w:r>
    </w:p>
    <w:p xmlns:wp14="http://schemas.microsoft.com/office/word/2010/wordml" w:rsidP="2BAA8972" wp14:paraId="3AE4B3C9" wp14:textId="74EBF273">
      <w:pPr>
        <w:pStyle w:val="Normal"/>
        <w:bidi w:val="0"/>
        <w:spacing w:before="240" w:before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use of SAP BTP at KAUST </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represents</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one way in which universities are moving beyond traditional ERP models toward a campus-as-a-platform model. It confirms SAP BTP as </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appropriate</w:t>
      </w:r>
      <w:r w:rsidRPr="2BAA8972" w:rsidR="4DD19B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future-ready technology for university enterprise systems, which supports digital innovation, integration, analytics, and smart campus ecosystems.</w:t>
      </w:r>
    </w:p>
    <w:p w:rsidR="2BAA8972" w:rsidP="2BAA8972" w:rsidRDefault="2BAA8972" w14:paraId="35C8DBBD" w14:textId="727FFED9">
      <w:pPr>
        <w:pStyle w:val="Normal"/>
        <w:bidi w:val="0"/>
        <w:spacing w:before="240" w:before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4689C856" wp14:textId="30A7ECAA">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830674282" w:id="712699950"/>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2.5</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SUMMARY</w:t>
      </w:r>
      <w:bookmarkEnd w:id="712699950"/>
    </w:p>
    <w:p w:rsidR="427488D1" w:rsidP="2BAA8972" w:rsidRDefault="427488D1" w14:paraId="2F8EFD1D" w14:textId="4DA22B40">
      <w:p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The literature review highlights the importance of Enterprise Architecture (EA) in helping universities to align their business procedures, data management, applications, and technology infrastructure to meet institutional goals and digital transformation. Previous studies show that universities often adopt EA frameworks such as TOGAF framework, but universities usually adjust the framework so that they could fit their own needs, especially when dealing with issues such as decentralized departments, out-dated systems, and diverse stakeholder needs. </w:t>
      </w:r>
    </w:p>
    <w:p w:rsidR="427488D1" w:rsidP="2BAA8972" w:rsidRDefault="427488D1" w14:paraId="11431F1F" w14:textId="2211AF49">
      <w:pPr>
        <w:pStyle w:val="Normal"/>
        <w:bidi w:val="0"/>
        <w:spacing w:before="240" w:beforeAutospacing="off" w:after="240" w:afterAutospacing="off" w:line="360" w:lineRule="auto"/>
        <w:ind w:firstLine="720"/>
        <w:jc w:val="both"/>
        <w:rPr>
          <w:rFonts w:ascii="Times New Roman" w:hAnsi="Times New Roman" w:eastAsia="Times New Roman" w:cs="Times New Roman"/>
          <w:noProof w:val="0"/>
          <w:sz w:val="24"/>
          <w:szCs w:val="24"/>
          <w:lang w:val="en-MY"/>
        </w:rPr>
      </w:pP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Case examples from University of Lampung </w:t>
      </w: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demonstrate</w:t>
      </w: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how EA can support better alignment between strategy and IT, improve data management, integrate applications, and set clear technology standards. Meanwhile, insights from the </w:t>
      </w:r>
      <w:r w:rsidRPr="2BAA8972" w:rsidR="465D59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National University South Jakarta</w:t>
      </w: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emphasize that universities </w:t>
      </w:r>
      <w:r w:rsidRPr="2BAA8972" w:rsidR="7455478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often </w:t>
      </w:r>
      <w:r w:rsidRPr="2BAA8972" w:rsidR="0A94BEA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change</w:t>
      </w:r>
      <w:r w:rsidRPr="2BAA8972" w:rsidR="7455478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from manual processes to digital transformation using application systems that can automate those processes.</w:t>
      </w:r>
    </w:p>
    <w:p w:rsidR="427488D1" w:rsidP="2BAA8972" w:rsidRDefault="427488D1" w14:paraId="1652F0A0" w14:textId="6D31B88F">
      <w:pPr>
        <w:bidi w:val="0"/>
        <w:spacing w:before="240" w:beforeAutospacing="off" w:after="24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In addition, the review of key university sub-systems, including HRMS, AIS, SIS</w:t>
      </w:r>
      <w:r w:rsidRPr="2BAA8972" w:rsidR="5E5A301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LMS, BI, and Data</w:t>
      </w: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shows how EA helps universities ensure smooth data flow, reduce duplication, and design scalable systems. Furthermore, the use of technologies, such as SAP Business Technology Platform </w:t>
      </w: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(BTP) as </w:t>
      </w: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demonstrated</w:t>
      </w: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by KAUST, further show how cloud-based platforms enable universities to deliver smart campus services and support long-term digital innovation. </w:t>
      </w:r>
    </w:p>
    <w:p w:rsidR="427488D1" w:rsidP="2BAA8972" w:rsidRDefault="427488D1" w14:paraId="44C7591E" w14:textId="19177FE9">
      <w:pPr>
        <w:bidi w:val="0"/>
        <w:spacing w:before="240" w:beforeAutospacing="off" w:after="24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42748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In conclusion, the literature establishes EA as a strong foundation for modern university enterprise systems, providing both strategic direction and technology integration to enhance overall institutional performance.</w:t>
      </w:r>
    </w:p>
    <w:p w:rsidR="2BAA8972" w:rsidP="2BAA8972" w:rsidRDefault="2BAA8972" w14:paraId="7A0B31F1" w14:textId="0EFB38C3">
      <w:pPr>
        <w:pStyle w:val="Normal"/>
        <w:keepNext w:val="1"/>
        <w:keepLines w:val="1"/>
        <w:bidi w:val="0"/>
        <w:rPr>
          <w:noProof w:val="0"/>
          <w:lang w:val="en-MY"/>
        </w:rPr>
      </w:pPr>
    </w:p>
    <w:p xmlns:wp14="http://schemas.microsoft.com/office/word/2010/wordml" w:rsidP="2BAA8972" wp14:paraId="2CC811BB" wp14:textId="14E211A8">
      <w:pPr>
        <w:pStyle w:val="Heading1"/>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65026439" wp14:textId="6322BA1A">
      <w:pPr>
        <w:bidi w:val="0"/>
      </w:pPr>
      <w:r>
        <w:br w:type="page"/>
      </w:r>
    </w:p>
    <w:p xmlns:wp14="http://schemas.microsoft.com/office/word/2010/wordml" w:rsidP="2BAA8972" wp14:paraId="77B537EA" wp14:textId="0FE84D25">
      <w:pPr>
        <w:pStyle w:val="Heading1"/>
        <w:bidi w:val="0"/>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759698406" w:id="1687287884"/>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CHAPTER 3</w:t>
      </w:r>
      <w:bookmarkEnd w:id="1687287884"/>
    </w:p>
    <w:p xmlns:wp14="http://schemas.microsoft.com/office/word/2010/wordml" w:rsidP="2BAA8972" wp14:paraId="14A7DCCC" wp14:textId="3FD12849">
      <w:pPr>
        <w:bidi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8:45.891Z">
          <w:pPr>
            <w:spacing w:line="360" w:lineRule="auto"/>
            <w:jc w:val="both"/>
          </w:pPr>
        </w:pPrChange>
      </w:pPr>
      <w:r w:rsidRPr="2BAA8972" w:rsidR="0BA5A4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w:t>
      </w: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METHODOLOGY</w:t>
      </w:r>
    </w:p>
    <w:p xmlns:wp14="http://schemas.microsoft.com/office/word/2010/wordml" w:rsidP="2BAA8972" wp14:paraId="467021CA" wp14:textId="7CCCADE3">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482DCC9F" wp14:textId="4343EA94">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557479329" w:id="694841082"/>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3.1</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INTRODUCTION</w:t>
      </w:r>
      <w:bookmarkEnd w:id="694841082"/>
    </w:p>
    <w:p xmlns:wp14="http://schemas.microsoft.com/office/word/2010/wordml" w:rsidP="2BAA8972" wp14:paraId="7D50A83B" wp14:textId="47505D5B">
      <w:pPr>
        <w:bidi w:val="0"/>
        <w:spacing w:line="360" w:lineRule="auto"/>
        <w:jc w:val="both"/>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r w:rsidRPr="2BAA8972" w:rsidR="622147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w:t>
      </w:r>
      <w:r w:rsidRPr="2BAA8972" w:rsidR="4EE815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w:t>
      </w:r>
      <w:r w:rsidRPr="2BAA8972" w:rsidR="622147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BAA8972" w:rsidR="108457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2BAA8972" w:rsidR="622147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ims to </w:t>
      </w:r>
      <w:r w:rsidRPr="2BAA8972" w:rsidR="72F8C2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w:t>
      </w:r>
      <w:r w:rsidRPr="2BAA8972" w:rsidR="54086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BAA8972" w:rsidR="1E60CB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 enterprise architecture </w:t>
      </w:r>
      <w:r w:rsidRPr="2BAA8972" w:rsidR="415256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w:t>
      </w:r>
      <w:r w:rsidRPr="2BAA8972" w:rsidR="415256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Universiti</w:t>
      </w:r>
      <w:r w:rsidRPr="2BAA8972" w:rsidR="415256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Tun Hussein Onn Malaysia (UTHM). </w:t>
      </w:r>
      <w:r w:rsidRPr="2BAA8972" w:rsidR="58B19D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achieve this goal, </w:t>
      </w:r>
      <w:r w:rsidRPr="2BAA8972" w:rsidR="302258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Waterfall</w:t>
      </w:r>
      <w:r w:rsidRPr="2BAA8972" w:rsidR="4A006B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BAA8972" w:rsidR="04273F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2BAA8972" w:rsidR="4A006B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evelopment approach is </w:t>
      </w:r>
      <w:r w:rsidRPr="2BAA8972" w:rsidR="45A8A1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adopted in this project. The </w:t>
      </w:r>
      <w:r w:rsidRPr="2BAA8972" w:rsidR="45A8A1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methodology</w:t>
      </w:r>
      <w:r w:rsidRPr="2BAA8972" w:rsidR="45A8A1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BAA8972" w:rsidR="4A459A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guides the development process of this project from starti</w:t>
      </w:r>
      <w:r w:rsidRPr="2BAA8972" w:rsidR="68BDAB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 to the end, which is planning, anal</w:t>
      </w:r>
      <w:r w:rsidRPr="2BAA8972" w:rsidR="728DE8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ysis, design, implementation, and testing the enterprise architecture components.</w:t>
      </w:r>
      <w:r w:rsidRPr="2BAA8972" w:rsidR="2AFDCF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following the </w:t>
      </w:r>
      <w:r w:rsidRPr="2BAA8972" w:rsidR="2AFDCF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methodology</w:t>
      </w:r>
      <w:r w:rsidRPr="2BAA8972" w:rsidR="2AFDCF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project </w:t>
      </w:r>
      <w:r w:rsidRPr="2BAA8972" w:rsidR="73F9B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ensures that every phase of the </w:t>
      </w:r>
      <w:r w:rsidRPr="2BAA8972" w:rsidR="73F9B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methodology</w:t>
      </w:r>
      <w:r w:rsidRPr="2BAA8972" w:rsidR="73F9B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w:t>
      </w:r>
      <w:r w:rsidRPr="2BAA8972" w:rsidR="56DB52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implemented successfully and aligned with UTHM operational </w:t>
      </w:r>
      <w:r w:rsidRPr="2BAA8972" w:rsidR="0A4B38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requirements.</w:t>
      </w:r>
    </w:p>
    <w:p xmlns:wp14="http://schemas.microsoft.com/office/word/2010/wordml" w:rsidP="2BAA8972" wp14:paraId="0C90F684" wp14:textId="4AC5FA0B">
      <w:pPr>
        <w:bidi w:val="0"/>
        <w:spacing w:line="360" w:lineRule="auto"/>
        <w:jc w:val="both"/>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p>
    <w:p xmlns:wp14="http://schemas.microsoft.com/office/word/2010/wordml" w:rsidP="2BAA8972" wp14:paraId="2574945C" wp14:textId="6F670D70">
      <w:pPr>
        <w:bidi w:val="0"/>
        <w:spacing w:line="360" w:lineRule="auto"/>
        <w:jc w:val="both"/>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3.2</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CHOSEN METHODOLOGY</w:t>
      </w:r>
    </w:p>
    <w:p xmlns:wp14="http://schemas.microsoft.com/office/word/2010/wordml" w:rsidP="2BAA8972" wp14:paraId="62857FE3" wp14:textId="58C2E12C">
      <w:pPr>
        <w:bidi w:val="0"/>
        <w:spacing w:line="360" w:lineRule="auto"/>
        <w:jc w:val="both"/>
        <w:rPr>
          <w:rFonts w:ascii="Times New Roman" w:hAnsi="Times New Roman" w:eastAsia="Times New Roman" w:cs="Times New Roman"/>
          <w:noProof w:val="0"/>
          <w:lang w:val="en-MY"/>
        </w:rPr>
      </w:pPr>
      <w:r w:rsidRPr="2BAA8972" w:rsidR="0FBB634A">
        <w:rPr>
          <w:rFonts w:ascii="Times New Roman" w:hAnsi="Times New Roman" w:eastAsia="Times New Roman" w:cs="Times New Roman"/>
          <w:noProof w:val="0"/>
          <w:lang w:val="en-MY"/>
        </w:rPr>
        <w:t xml:space="preserve">The Waterfall </w:t>
      </w:r>
      <w:r w:rsidRPr="2BAA8972" w:rsidR="0FBB634A">
        <w:rPr>
          <w:rFonts w:ascii="Times New Roman" w:hAnsi="Times New Roman" w:eastAsia="Times New Roman" w:cs="Times New Roman"/>
          <w:noProof w:val="0"/>
          <w:lang w:val="en-MY"/>
        </w:rPr>
        <w:t>methodology</w:t>
      </w:r>
      <w:r w:rsidRPr="2BAA8972" w:rsidR="0FBB634A">
        <w:rPr>
          <w:rFonts w:ascii="Times New Roman" w:hAnsi="Times New Roman" w:eastAsia="Times New Roman" w:cs="Times New Roman"/>
          <w:noProof w:val="0"/>
          <w:lang w:val="en-MY"/>
        </w:rPr>
        <w:t xml:space="preserve"> is a sequential development process</w:t>
      </w:r>
      <w:r w:rsidRPr="2BAA8972" w:rsidR="35E2CBC2">
        <w:rPr>
          <w:rFonts w:ascii="Times New Roman" w:hAnsi="Times New Roman" w:eastAsia="Times New Roman" w:cs="Times New Roman"/>
          <w:noProof w:val="0"/>
          <w:lang w:val="en-MY"/>
        </w:rPr>
        <w:t xml:space="preserve"> where e</w:t>
      </w:r>
      <w:r w:rsidRPr="2BAA8972" w:rsidR="38BA2001">
        <w:rPr>
          <w:rFonts w:ascii="Times New Roman" w:hAnsi="Times New Roman" w:eastAsia="Times New Roman" w:cs="Times New Roman"/>
          <w:noProof w:val="0"/>
          <w:lang w:val="en-MY"/>
        </w:rPr>
        <w:t xml:space="preserve">very phase must be completed before moving </w:t>
      </w:r>
      <w:r w:rsidRPr="2BAA8972" w:rsidR="24FAD042">
        <w:rPr>
          <w:rFonts w:ascii="Times New Roman" w:hAnsi="Times New Roman" w:eastAsia="Times New Roman" w:cs="Times New Roman"/>
          <w:noProof w:val="0"/>
          <w:lang w:val="en-MY"/>
        </w:rPr>
        <w:t xml:space="preserve">on </w:t>
      </w:r>
      <w:r w:rsidRPr="2BAA8972" w:rsidR="38BA2001">
        <w:rPr>
          <w:rFonts w:ascii="Times New Roman" w:hAnsi="Times New Roman" w:eastAsia="Times New Roman" w:cs="Times New Roman"/>
          <w:noProof w:val="0"/>
          <w:lang w:val="en-MY"/>
        </w:rPr>
        <w:t xml:space="preserve">to the next phase. It </w:t>
      </w:r>
      <w:r w:rsidRPr="2BAA8972" w:rsidR="3F6625E0">
        <w:rPr>
          <w:rFonts w:ascii="Times New Roman" w:hAnsi="Times New Roman" w:eastAsia="Times New Roman" w:cs="Times New Roman"/>
          <w:noProof w:val="0"/>
          <w:lang w:val="en-MY"/>
        </w:rPr>
        <w:t xml:space="preserve">is </w:t>
      </w:r>
      <w:r w:rsidRPr="2BAA8972" w:rsidR="64EE5809">
        <w:rPr>
          <w:rFonts w:ascii="Times New Roman" w:hAnsi="Times New Roman" w:eastAsia="Times New Roman" w:cs="Times New Roman"/>
          <w:noProof w:val="0"/>
          <w:lang w:val="en-MY"/>
        </w:rPr>
        <w:t xml:space="preserve">suitable to be applied in projects that have clear and </w:t>
      </w:r>
      <w:r w:rsidRPr="2BAA8972" w:rsidR="30A37393">
        <w:rPr>
          <w:rFonts w:ascii="Times New Roman" w:hAnsi="Times New Roman" w:eastAsia="Times New Roman" w:cs="Times New Roman"/>
          <w:noProof w:val="0"/>
          <w:lang w:val="en-MY"/>
        </w:rPr>
        <w:t>fixed requirements.</w:t>
      </w:r>
    </w:p>
    <w:p xmlns:wp14="http://schemas.microsoft.com/office/word/2010/wordml" w:rsidP="2BAA8972" wp14:paraId="3556C693" wp14:textId="78061BB0">
      <w:pPr>
        <w:bidi w:val="0"/>
        <w:spacing w:line="360" w:lineRule="auto"/>
        <w:jc w:val="center"/>
        <w:rPr>
          <w:rFonts w:ascii="Times New Roman" w:hAnsi="Times New Roman" w:eastAsia="Times New Roman" w:cs="Times New Roman"/>
          <w:noProof w:val="0"/>
          <w:sz w:val="24"/>
          <w:szCs w:val="24"/>
          <w:lang w:val="en-US"/>
        </w:rPr>
        <w:pPrChange w:author="Guest User" w:date="2025-12-28T09:48:39.683Z">
          <w:pPr>
            <w:bidi w:val="0"/>
            <w:spacing w:line="360" w:lineRule="auto"/>
            <w:jc w:val="both"/>
          </w:pPr>
        </w:pPrChange>
      </w:pPr>
      <w:r w:rsidR="4B17C76C">
        <w:drawing>
          <wp:inline xmlns:wp14="http://schemas.microsoft.com/office/word/2010/wordprocessingDrawing" wp14:editId="11E74146" wp14:anchorId="03EE0228">
            <wp:extent cx="3543300" cy="1771650"/>
            <wp:effectExtent l="0" t="0" r="0" b="0"/>
            <wp:docPr id="762679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679637" name="Picture 762679637"/>
                    <pic:cNvPicPr/>
                  </pic:nvPicPr>
                  <pic:blipFill>
                    <a:blip xmlns:r="http://schemas.openxmlformats.org/officeDocument/2006/relationships" r:embed="rId1599322126">
                      <a:extLst>
                        <a:ext uri="{28A0092B-C50C-407E-A947-70E740481C1C}">
                          <a14:useLocalDpi xmlns:a14="http://schemas.microsoft.com/office/drawing/2010/main"/>
                        </a:ext>
                      </a:extLst>
                    </a:blip>
                    <a:stretch>
                      <a:fillRect/>
                    </a:stretch>
                  </pic:blipFill>
                  <pic:spPr>
                    <a:xfrm rot="0">
                      <a:off x="0" y="0"/>
                      <a:ext cx="3543300" cy="1771650"/>
                    </a:xfrm>
                    <a:prstGeom prst="rect">
                      <a:avLst/>
                    </a:prstGeom>
                  </pic:spPr>
                </pic:pic>
              </a:graphicData>
            </a:graphic>
          </wp:inline>
        </w:drawing>
      </w:r>
    </w:p>
    <w:p xmlns:wp14="http://schemas.microsoft.com/office/word/2010/wordml" w:rsidP="2BAA8972" wp14:paraId="006DE2AC" wp14:textId="74E8A40C">
      <w:pPr>
        <w:bidi w:val="0"/>
        <w:spacing w:line="360" w:lineRule="auto"/>
        <w:jc w:val="center"/>
        <w:rPr>
          <w:rFonts w:ascii="Times New Roman" w:hAnsi="Times New Roman" w:eastAsia="Times New Roman" w:cs="Times New Roman"/>
          <w:noProof w:val="0"/>
          <w:lang w:val="en-MY"/>
        </w:rPr>
        <w:pPrChange w:author="Guest User" w:date="2025-12-28T09:48:42.659Z">
          <w:pPr>
            <w:bidi w:val="0"/>
            <w:spacing w:line="360" w:lineRule="auto"/>
            <w:jc w:val="both"/>
          </w:pPr>
        </w:pPrChange>
      </w:pPr>
      <w:commentRangeStart w:id="1315164674"/>
      <w:r w:rsidRPr="2BAA8972" w:rsidR="04529E70">
        <w:rPr>
          <w:rFonts w:ascii="Times New Roman" w:hAnsi="Times New Roman" w:eastAsia="Times New Roman" w:cs="Times New Roman"/>
        </w:rPr>
        <w:t>Figure 3.1 Waterfall Methodology Phases</w:t>
      </w:r>
      <w:r w:rsidRPr="2BAA8972" w:rsidR="20FB3000">
        <w:rPr>
          <w:rFonts w:ascii="Times New Roman" w:hAnsi="Times New Roman" w:eastAsia="Times New Roman" w:cs="Times New Roman"/>
        </w:rPr>
        <w:t xml:space="preserve"> </w:t>
      </w:r>
      <w:r w:rsidRPr="2BAA8972" w:rsidR="20FB3000">
        <w:rPr>
          <w:rFonts w:ascii="Times New Roman" w:hAnsi="Times New Roman" w:eastAsia="Times New Roman" w:cs="Times New Roman"/>
          <w:noProof w:val="0"/>
          <w:sz w:val="24"/>
          <w:szCs w:val="24"/>
          <w:lang w:val="en-US"/>
        </w:rPr>
        <w:t>(</w:t>
      </w:r>
      <w:r w:rsidRPr="2BAA8972" w:rsidR="20FB3000">
        <w:rPr>
          <w:rFonts w:ascii="Times New Roman" w:hAnsi="Times New Roman" w:eastAsia="Times New Roman" w:cs="Times New Roman"/>
          <w:noProof w:val="0"/>
          <w:sz w:val="24"/>
          <w:szCs w:val="24"/>
          <w:lang w:val="en-US"/>
        </w:rPr>
        <w:t>GeeksforGeeks</w:t>
      </w:r>
      <w:r w:rsidRPr="2BAA8972" w:rsidR="20FB3000">
        <w:rPr>
          <w:rFonts w:ascii="Times New Roman" w:hAnsi="Times New Roman" w:eastAsia="Times New Roman" w:cs="Times New Roman"/>
          <w:noProof w:val="0"/>
          <w:sz w:val="24"/>
          <w:szCs w:val="24"/>
          <w:lang w:val="en-US"/>
        </w:rPr>
        <w:t>, 2025)</w:t>
      </w:r>
      <w:commentRangeEnd w:id="1315164674"/>
      <w:r>
        <w:rPr>
          <w:rStyle w:val="CommentReference"/>
        </w:rPr>
        <w:commentReference w:id="1315164674"/>
      </w:r>
    </w:p>
    <w:p xmlns:wp14="http://schemas.microsoft.com/office/word/2010/wordml" w:rsidP="2BAA8972" wp14:paraId="2892E0DE" wp14:textId="728E2F20">
      <w:pPr>
        <w:bidi w:val="0"/>
        <w:spacing w:line="360" w:lineRule="auto"/>
        <w:jc w:val="both"/>
        <w:rPr>
          <w:rFonts w:ascii="Times New Roman" w:hAnsi="Times New Roman" w:eastAsia="Times New Roman" w:cs="Times New Roman"/>
          <w:noProof w:val="0"/>
          <w:lang w:val="en-MY"/>
        </w:rPr>
      </w:pPr>
      <w:r w:rsidRPr="2BAA8972" w:rsidR="24DACD07">
        <w:rPr>
          <w:rFonts w:ascii="Times New Roman" w:hAnsi="Times New Roman" w:eastAsia="Times New Roman" w:cs="Times New Roman"/>
          <w:noProof w:val="0"/>
          <w:lang w:val="en-MY"/>
        </w:rPr>
        <w:t xml:space="preserve">The </w:t>
      </w:r>
      <w:r w:rsidRPr="2BAA8972" w:rsidR="24DACD07">
        <w:rPr>
          <w:rFonts w:ascii="Times New Roman" w:hAnsi="Times New Roman" w:eastAsia="Times New Roman" w:cs="Times New Roman"/>
          <w:noProof w:val="0"/>
          <w:lang w:val="en-MY"/>
        </w:rPr>
        <w:t>reason why</w:t>
      </w:r>
      <w:r w:rsidRPr="2BAA8972" w:rsidR="24DACD07">
        <w:rPr>
          <w:rFonts w:ascii="Times New Roman" w:hAnsi="Times New Roman" w:eastAsia="Times New Roman" w:cs="Times New Roman"/>
          <w:noProof w:val="0"/>
          <w:lang w:val="en-MY"/>
        </w:rPr>
        <w:t xml:space="preserve"> Waterfall </w:t>
      </w:r>
      <w:r w:rsidRPr="2BAA8972" w:rsidR="24DACD07">
        <w:rPr>
          <w:rFonts w:ascii="Times New Roman" w:hAnsi="Times New Roman" w:eastAsia="Times New Roman" w:cs="Times New Roman"/>
          <w:noProof w:val="0"/>
          <w:lang w:val="en-MY"/>
        </w:rPr>
        <w:t>methodology</w:t>
      </w:r>
      <w:r w:rsidRPr="2BAA8972" w:rsidR="24DACD07">
        <w:rPr>
          <w:rFonts w:ascii="Times New Roman" w:hAnsi="Times New Roman" w:eastAsia="Times New Roman" w:cs="Times New Roman"/>
          <w:noProof w:val="0"/>
          <w:lang w:val="en-MY"/>
        </w:rPr>
        <w:t xml:space="preserve"> is </w:t>
      </w:r>
      <w:r w:rsidRPr="2BAA8972" w:rsidR="20CF9ECB">
        <w:rPr>
          <w:rFonts w:ascii="Times New Roman" w:hAnsi="Times New Roman" w:eastAsia="Times New Roman" w:cs="Times New Roman"/>
          <w:noProof w:val="0"/>
          <w:lang w:val="en-MY"/>
        </w:rPr>
        <w:t>chosen is</w:t>
      </w:r>
      <w:r w:rsidRPr="2BAA8972" w:rsidR="24DACD07">
        <w:rPr>
          <w:rFonts w:ascii="Times New Roman" w:hAnsi="Times New Roman" w:eastAsia="Times New Roman" w:cs="Times New Roman"/>
          <w:noProof w:val="0"/>
          <w:lang w:val="en-MY"/>
        </w:rPr>
        <w:t xml:space="preserve"> because of its s</w:t>
      </w:r>
      <w:r w:rsidRPr="2BAA8972" w:rsidR="1D2A1401">
        <w:rPr>
          <w:rFonts w:ascii="Times New Roman" w:hAnsi="Times New Roman" w:eastAsia="Times New Roman" w:cs="Times New Roman"/>
          <w:noProof w:val="0"/>
          <w:lang w:val="en-MY"/>
        </w:rPr>
        <w:t>tructured flow</w:t>
      </w:r>
      <w:r w:rsidRPr="2BAA8972" w:rsidR="24DACD07">
        <w:rPr>
          <w:rFonts w:ascii="Times New Roman" w:hAnsi="Times New Roman" w:eastAsia="Times New Roman" w:cs="Times New Roman"/>
          <w:noProof w:val="0"/>
          <w:lang w:val="en-MY"/>
        </w:rPr>
        <w:t xml:space="preserve">. </w:t>
      </w:r>
      <w:r w:rsidRPr="2BAA8972" w:rsidR="0353758F">
        <w:rPr>
          <w:rFonts w:ascii="Times New Roman" w:hAnsi="Times New Roman" w:eastAsia="Times New Roman" w:cs="Times New Roman"/>
          <w:noProof w:val="0"/>
          <w:lang w:val="en-MY"/>
        </w:rPr>
        <w:t xml:space="preserve">Since enterprise architecture involves complex systems and </w:t>
      </w:r>
      <w:r w:rsidRPr="2BAA8972" w:rsidR="0353758F">
        <w:rPr>
          <w:rFonts w:ascii="Times New Roman" w:hAnsi="Times New Roman" w:eastAsia="Times New Roman" w:cs="Times New Roman"/>
          <w:noProof w:val="0"/>
          <w:lang w:val="en-MY"/>
        </w:rPr>
        <w:t>long</w:t>
      </w:r>
      <w:r w:rsidRPr="2BAA8972" w:rsidR="4E003BAD">
        <w:rPr>
          <w:rFonts w:ascii="Times New Roman" w:hAnsi="Times New Roman" w:eastAsia="Times New Roman" w:cs="Times New Roman"/>
          <w:noProof w:val="0"/>
          <w:lang w:val="en-MY"/>
        </w:rPr>
        <w:t>-</w:t>
      </w:r>
      <w:r w:rsidRPr="2BAA8972" w:rsidR="0353758F">
        <w:rPr>
          <w:rFonts w:ascii="Times New Roman" w:hAnsi="Times New Roman" w:eastAsia="Times New Roman" w:cs="Times New Roman"/>
          <w:noProof w:val="0"/>
          <w:lang w:val="en-MY"/>
        </w:rPr>
        <w:t>term</w:t>
      </w:r>
      <w:r w:rsidRPr="2BAA8972" w:rsidR="0353758F">
        <w:rPr>
          <w:rFonts w:ascii="Times New Roman" w:hAnsi="Times New Roman" w:eastAsia="Times New Roman" w:cs="Times New Roman"/>
          <w:noProof w:val="0"/>
          <w:lang w:val="en-MY"/>
        </w:rPr>
        <w:t xml:space="preserve"> planning, </w:t>
      </w:r>
      <w:r w:rsidRPr="2BAA8972" w:rsidR="10C84B68">
        <w:rPr>
          <w:rFonts w:ascii="Times New Roman" w:hAnsi="Times New Roman" w:eastAsia="Times New Roman" w:cs="Times New Roman"/>
          <w:noProof w:val="0"/>
          <w:lang w:val="en-MY"/>
        </w:rPr>
        <w:t>understanding the correct</w:t>
      </w:r>
      <w:r w:rsidRPr="2BAA8972" w:rsidR="5E0DDAF0">
        <w:rPr>
          <w:rFonts w:ascii="Times New Roman" w:hAnsi="Times New Roman" w:eastAsia="Times New Roman" w:cs="Times New Roman"/>
          <w:noProof w:val="0"/>
          <w:lang w:val="en-MY"/>
        </w:rPr>
        <w:t xml:space="preserve"> </w:t>
      </w:r>
      <w:r w:rsidRPr="2BAA8972" w:rsidR="10C84B68">
        <w:rPr>
          <w:rFonts w:ascii="Times New Roman" w:hAnsi="Times New Roman" w:eastAsia="Times New Roman" w:cs="Times New Roman"/>
          <w:noProof w:val="0"/>
          <w:lang w:val="en-MY"/>
        </w:rPr>
        <w:t xml:space="preserve">requirements is </w:t>
      </w:r>
      <w:r w:rsidRPr="2BAA8972" w:rsidR="10C84B68">
        <w:rPr>
          <w:rFonts w:ascii="Times New Roman" w:hAnsi="Times New Roman" w:eastAsia="Times New Roman" w:cs="Times New Roman"/>
          <w:noProof w:val="0"/>
          <w:lang w:val="en-MY"/>
        </w:rPr>
        <w:t>very important</w:t>
      </w:r>
      <w:r w:rsidRPr="2BAA8972" w:rsidR="10C84B68">
        <w:rPr>
          <w:rFonts w:ascii="Times New Roman" w:hAnsi="Times New Roman" w:eastAsia="Times New Roman" w:cs="Times New Roman"/>
          <w:noProof w:val="0"/>
          <w:lang w:val="en-MY"/>
        </w:rPr>
        <w:t xml:space="preserve">. With this </w:t>
      </w:r>
      <w:r w:rsidRPr="2BAA8972" w:rsidR="10C84B68">
        <w:rPr>
          <w:rFonts w:ascii="Times New Roman" w:hAnsi="Times New Roman" w:eastAsia="Times New Roman" w:cs="Times New Roman"/>
          <w:noProof w:val="0"/>
          <w:lang w:val="en-MY"/>
        </w:rPr>
        <w:t>methodology</w:t>
      </w:r>
      <w:r w:rsidRPr="2BAA8972" w:rsidR="10C84B68">
        <w:rPr>
          <w:rFonts w:ascii="Times New Roman" w:hAnsi="Times New Roman" w:eastAsia="Times New Roman" w:cs="Times New Roman"/>
          <w:noProof w:val="0"/>
          <w:lang w:val="en-MY"/>
        </w:rPr>
        <w:t>,</w:t>
      </w:r>
      <w:r w:rsidRPr="2BAA8972" w:rsidR="473EBE33">
        <w:rPr>
          <w:rFonts w:ascii="Times New Roman" w:hAnsi="Times New Roman" w:eastAsia="Times New Roman" w:cs="Times New Roman"/>
          <w:noProof w:val="0"/>
          <w:lang w:val="en-MY"/>
        </w:rPr>
        <w:t xml:space="preserve"> </w:t>
      </w:r>
      <w:r w:rsidRPr="2BAA8972" w:rsidR="38A25E2F">
        <w:rPr>
          <w:rFonts w:ascii="Times New Roman" w:hAnsi="Times New Roman" w:eastAsia="Times New Roman" w:cs="Times New Roman"/>
          <w:noProof w:val="0"/>
          <w:lang w:val="en-MY"/>
        </w:rPr>
        <w:t>all requirements must be clearly understood before</w:t>
      </w:r>
      <w:r w:rsidRPr="2BAA8972" w:rsidR="70B3DCF4">
        <w:rPr>
          <w:rFonts w:ascii="Times New Roman" w:hAnsi="Times New Roman" w:eastAsia="Times New Roman" w:cs="Times New Roman"/>
          <w:noProof w:val="0"/>
          <w:lang w:val="en-MY"/>
        </w:rPr>
        <w:t xml:space="preserve"> </w:t>
      </w:r>
      <w:r w:rsidRPr="2BAA8972" w:rsidR="1F3CE6B1">
        <w:rPr>
          <w:rFonts w:ascii="Times New Roman" w:hAnsi="Times New Roman" w:eastAsia="Times New Roman" w:cs="Times New Roman"/>
          <w:noProof w:val="0"/>
          <w:lang w:val="en-MY"/>
        </w:rPr>
        <w:t xml:space="preserve">moving to next phase to </w:t>
      </w:r>
      <w:r w:rsidRPr="2BAA8972" w:rsidR="70B3DCF4">
        <w:rPr>
          <w:rFonts w:ascii="Times New Roman" w:hAnsi="Times New Roman" w:eastAsia="Times New Roman" w:cs="Times New Roman"/>
          <w:noProof w:val="0"/>
          <w:lang w:val="en-MY"/>
        </w:rPr>
        <w:t xml:space="preserve">design </w:t>
      </w:r>
      <w:r w:rsidRPr="2BAA8972" w:rsidR="6CF5B6AC">
        <w:rPr>
          <w:rFonts w:ascii="Times New Roman" w:hAnsi="Times New Roman" w:eastAsia="Times New Roman" w:cs="Times New Roman"/>
          <w:noProof w:val="0"/>
          <w:lang w:val="en-MY"/>
        </w:rPr>
        <w:t>the real</w:t>
      </w:r>
      <w:r w:rsidRPr="2BAA8972" w:rsidR="70B3DCF4">
        <w:rPr>
          <w:rFonts w:ascii="Times New Roman" w:hAnsi="Times New Roman" w:eastAsia="Times New Roman" w:cs="Times New Roman"/>
          <w:noProof w:val="0"/>
          <w:lang w:val="en-MY"/>
        </w:rPr>
        <w:t xml:space="preserve"> enterprise architecture</w:t>
      </w:r>
      <w:r w:rsidRPr="2BAA8972" w:rsidR="760C0AF4">
        <w:rPr>
          <w:rFonts w:ascii="Times New Roman" w:hAnsi="Times New Roman" w:eastAsia="Times New Roman" w:cs="Times New Roman"/>
          <w:noProof w:val="0"/>
          <w:lang w:val="en-MY"/>
        </w:rPr>
        <w:t>.</w:t>
      </w:r>
    </w:p>
    <w:p xmlns:wp14="http://schemas.microsoft.com/office/word/2010/wordml" w:rsidP="2BAA8972" wp14:paraId="67E125EB" wp14:textId="251BF0E5">
      <w:pPr>
        <w:pStyle w:val="Normal"/>
        <w:keepNext w:val="1"/>
        <w:keepLines w:val="1"/>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lang w:val="en-MY"/>
        </w:rPr>
      </w:pPr>
      <w:r w:rsidRPr="2BAA8972" w:rsidR="760C0AF4">
        <w:rPr>
          <w:rFonts w:ascii="Times New Roman" w:hAnsi="Times New Roman" w:eastAsia="Times New Roman" w:cs="Times New Roman"/>
          <w:noProof w:val="0"/>
          <w:lang w:val="en-MY"/>
        </w:rPr>
        <w:t xml:space="preserve">Other than that, </w:t>
      </w:r>
      <w:r w:rsidRPr="2BAA8972" w:rsidR="54C769E5">
        <w:rPr>
          <w:rFonts w:ascii="Times New Roman" w:hAnsi="Times New Roman" w:eastAsia="Times New Roman" w:cs="Times New Roman"/>
          <w:noProof w:val="0"/>
          <w:lang w:val="en-MY"/>
        </w:rPr>
        <w:t>e</w:t>
      </w:r>
      <w:r w:rsidRPr="2BAA8972" w:rsidR="7D46542C">
        <w:rPr>
          <w:rFonts w:ascii="Times New Roman" w:hAnsi="Times New Roman" w:eastAsia="Times New Roman" w:cs="Times New Roman"/>
          <w:noProof w:val="0"/>
          <w:lang w:val="en-MY"/>
        </w:rPr>
        <w:t>ach</w:t>
      </w:r>
      <w:r w:rsidRPr="2BAA8972" w:rsidR="54C769E5">
        <w:rPr>
          <w:rFonts w:ascii="Times New Roman" w:hAnsi="Times New Roman" w:eastAsia="Times New Roman" w:cs="Times New Roman"/>
          <w:noProof w:val="0"/>
          <w:lang w:val="en-MY"/>
        </w:rPr>
        <w:t xml:space="preserve"> phase</w:t>
      </w:r>
      <w:r w:rsidRPr="2BAA8972" w:rsidR="7AC85699">
        <w:rPr>
          <w:rFonts w:ascii="Times New Roman" w:hAnsi="Times New Roman" w:eastAsia="Times New Roman" w:cs="Times New Roman"/>
          <w:noProof w:val="0"/>
          <w:lang w:val="en-MY"/>
        </w:rPr>
        <w:t xml:space="preserve"> in the Waterfall approach</w:t>
      </w:r>
      <w:r w:rsidRPr="2BAA8972" w:rsidR="54C769E5">
        <w:rPr>
          <w:rFonts w:ascii="Times New Roman" w:hAnsi="Times New Roman" w:eastAsia="Times New Roman" w:cs="Times New Roman"/>
          <w:noProof w:val="0"/>
          <w:lang w:val="en-MY"/>
        </w:rPr>
        <w:t xml:space="preserve"> </w:t>
      </w:r>
      <w:r w:rsidRPr="2BAA8972" w:rsidR="7A4D9291">
        <w:rPr>
          <w:rFonts w:ascii="Times New Roman" w:hAnsi="Times New Roman" w:eastAsia="Times New Roman" w:cs="Times New Roman"/>
          <w:noProof w:val="0"/>
          <w:lang w:val="en-MY"/>
        </w:rPr>
        <w:t>such as requirements</w:t>
      </w:r>
      <w:r w:rsidRPr="2BAA8972" w:rsidR="28F13058">
        <w:rPr>
          <w:rFonts w:ascii="Times New Roman" w:hAnsi="Times New Roman" w:eastAsia="Times New Roman" w:cs="Times New Roman"/>
          <w:noProof w:val="0"/>
          <w:lang w:val="en-MY"/>
        </w:rPr>
        <w:t xml:space="preserve"> analysis</w:t>
      </w:r>
      <w:r w:rsidRPr="2BAA8972" w:rsidR="7A4D9291">
        <w:rPr>
          <w:rFonts w:ascii="Times New Roman" w:hAnsi="Times New Roman" w:eastAsia="Times New Roman" w:cs="Times New Roman"/>
          <w:noProof w:val="0"/>
          <w:lang w:val="en-MY"/>
        </w:rPr>
        <w:t xml:space="preserve">, design, implementation, and testing </w:t>
      </w:r>
      <w:r w:rsidRPr="2BAA8972" w:rsidR="735BF54E">
        <w:rPr>
          <w:rFonts w:ascii="Times New Roman" w:hAnsi="Times New Roman" w:eastAsia="Times New Roman" w:cs="Times New Roman"/>
          <w:noProof w:val="0"/>
          <w:lang w:val="en-MY"/>
        </w:rPr>
        <w:t>is</w:t>
      </w:r>
      <w:r w:rsidRPr="2BAA8972" w:rsidR="54C769E5">
        <w:rPr>
          <w:rFonts w:ascii="Times New Roman" w:hAnsi="Times New Roman" w:eastAsia="Times New Roman" w:cs="Times New Roman"/>
          <w:noProof w:val="0"/>
          <w:lang w:val="en-MY"/>
        </w:rPr>
        <w:t xml:space="preserve"> </w:t>
      </w:r>
      <w:r w:rsidRPr="2BAA8972" w:rsidR="54C769E5">
        <w:rPr>
          <w:rFonts w:ascii="Times New Roman" w:hAnsi="Times New Roman" w:eastAsia="Times New Roman" w:cs="Times New Roman"/>
          <w:noProof w:val="0"/>
          <w:lang w:val="en-MY"/>
        </w:rPr>
        <w:t xml:space="preserve">clearly </w:t>
      </w:r>
      <w:r w:rsidRPr="2BAA8972" w:rsidR="54C769E5">
        <w:rPr>
          <w:rFonts w:ascii="Times New Roman" w:hAnsi="Times New Roman" w:eastAsia="Times New Roman" w:cs="Times New Roman"/>
          <w:noProof w:val="0"/>
          <w:lang w:val="en-MY"/>
        </w:rPr>
        <w:t>documented</w:t>
      </w:r>
      <w:r w:rsidRPr="2BAA8972" w:rsidR="48D8AF1F">
        <w:rPr>
          <w:rFonts w:ascii="Times New Roman" w:hAnsi="Times New Roman" w:eastAsia="Times New Roman" w:cs="Times New Roman"/>
          <w:noProof w:val="0"/>
          <w:lang w:val="en-MY"/>
        </w:rPr>
        <w:t>. Th</w:t>
      </w:r>
      <w:r w:rsidRPr="2BAA8972" w:rsidR="2C9653B2">
        <w:rPr>
          <w:rFonts w:ascii="Times New Roman" w:hAnsi="Times New Roman" w:eastAsia="Times New Roman" w:cs="Times New Roman"/>
          <w:noProof w:val="0"/>
          <w:lang w:val="en-MY"/>
        </w:rPr>
        <w:t>ese documentations</w:t>
      </w:r>
      <w:r w:rsidRPr="2BAA8972" w:rsidR="48D8AF1F">
        <w:rPr>
          <w:rFonts w:ascii="Times New Roman" w:hAnsi="Times New Roman" w:eastAsia="Times New Roman" w:cs="Times New Roman"/>
          <w:noProof w:val="0"/>
          <w:lang w:val="en-MY"/>
        </w:rPr>
        <w:t xml:space="preserve"> </w:t>
      </w:r>
      <w:r w:rsidRPr="2BAA8972" w:rsidR="06F593FA">
        <w:rPr>
          <w:rFonts w:ascii="Times New Roman" w:hAnsi="Times New Roman" w:eastAsia="Times New Roman" w:cs="Times New Roman"/>
          <w:noProof w:val="0"/>
          <w:lang w:val="en-MY"/>
        </w:rPr>
        <w:t>will help</w:t>
      </w:r>
      <w:r w:rsidRPr="2BAA8972" w:rsidR="48D8AF1F">
        <w:rPr>
          <w:rFonts w:ascii="Times New Roman" w:hAnsi="Times New Roman" w:eastAsia="Times New Roman" w:cs="Times New Roman"/>
          <w:noProof w:val="0"/>
          <w:lang w:val="en-MY"/>
        </w:rPr>
        <w:t xml:space="preserve"> the university</w:t>
      </w:r>
      <w:r w:rsidRPr="2BAA8972" w:rsidR="7284E379">
        <w:rPr>
          <w:rFonts w:ascii="Times New Roman" w:hAnsi="Times New Roman" w:eastAsia="Times New Roman" w:cs="Times New Roman"/>
          <w:noProof w:val="0"/>
          <w:lang w:val="en-MY"/>
        </w:rPr>
        <w:t xml:space="preserve"> a lot</w:t>
      </w:r>
      <w:r w:rsidRPr="2BAA8972" w:rsidR="48D8AF1F">
        <w:rPr>
          <w:rFonts w:ascii="Times New Roman" w:hAnsi="Times New Roman" w:eastAsia="Times New Roman" w:cs="Times New Roman"/>
          <w:noProof w:val="0"/>
          <w:lang w:val="en-MY"/>
        </w:rPr>
        <w:t xml:space="preserve"> </w:t>
      </w:r>
      <w:r w:rsidRPr="2BAA8972" w:rsidR="413D0672">
        <w:rPr>
          <w:rFonts w:ascii="Times New Roman" w:hAnsi="Times New Roman" w:eastAsia="Times New Roman" w:cs="Times New Roman"/>
          <w:noProof w:val="0"/>
          <w:lang w:val="en-MY"/>
        </w:rPr>
        <w:t>in</w:t>
      </w:r>
      <w:r w:rsidRPr="2BAA8972" w:rsidR="48D8AF1F">
        <w:rPr>
          <w:rFonts w:ascii="Times New Roman" w:hAnsi="Times New Roman" w:eastAsia="Times New Roman" w:cs="Times New Roman"/>
          <w:noProof w:val="0"/>
          <w:lang w:val="en-MY"/>
        </w:rPr>
        <w:t xml:space="preserve"> future maintenance</w:t>
      </w:r>
      <w:r w:rsidRPr="2BAA8972" w:rsidR="74DAAA2B">
        <w:rPr>
          <w:rFonts w:ascii="Times New Roman" w:hAnsi="Times New Roman" w:eastAsia="Times New Roman" w:cs="Times New Roman"/>
          <w:noProof w:val="0"/>
          <w:lang w:val="en-MY"/>
        </w:rPr>
        <w:t xml:space="preserve"> or enhancement</w:t>
      </w:r>
      <w:r w:rsidRPr="2BAA8972" w:rsidR="131EB000">
        <w:rPr>
          <w:rFonts w:ascii="Times New Roman" w:hAnsi="Times New Roman" w:eastAsia="Times New Roman" w:cs="Times New Roman"/>
          <w:noProof w:val="0"/>
          <w:lang w:val="en-MY"/>
        </w:rPr>
        <w:t>.</w:t>
      </w:r>
    </w:p>
    <w:p xmlns:wp14="http://schemas.microsoft.com/office/word/2010/wordml" w:rsidP="2BAA8972" wp14:paraId="25AE3E72" wp14:textId="7542479B">
      <w:pPr>
        <w:pStyle w:val="Normal"/>
        <w:keepNext w:val="1"/>
        <w:keepLines w:val="1"/>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lang w:val="en-MY"/>
        </w:rPr>
      </w:pPr>
      <w:r w:rsidRPr="2BAA8972" w:rsidR="6F929A44">
        <w:rPr>
          <w:rFonts w:ascii="Times New Roman" w:hAnsi="Times New Roman" w:eastAsia="Times New Roman" w:cs="Times New Roman"/>
          <w:noProof w:val="0"/>
          <w:lang w:val="en-MY"/>
        </w:rPr>
        <w:t xml:space="preserve">Moreover, since the phases are clearly defined, </w:t>
      </w:r>
      <w:r w:rsidRPr="2BAA8972" w:rsidR="55A4317E">
        <w:rPr>
          <w:rFonts w:ascii="Times New Roman" w:hAnsi="Times New Roman" w:eastAsia="Times New Roman" w:cs="Times New Roman"/>
          <w:noProof w:val="0"/>
          <w:lang w:val="en-MY"/>
        </w:rPr>
        <w:t xml:space="preserve">it is easier to manage </w:t>
      </w:r>
      <w:r w:rsidRPr="2BAA8972" w:rsidR="0DACD674">
        <w:rPr>
          <w:rFonts w:ascii="Times New Roman" w:hAnsi="Times New Roman" w:eastAsia="Times New Roman" w:cs="Times New Roman"/>
          <w:noProof w:val="0"/>
          <w:lang w:val="en-MY"/>
        </w:rPr>
        <w:t>resource</w:t>
      </w:r>
      <w:r w:rsidRPr="2BAA8972" w:rsidR="352C8DA9">
        <w:rPr>
          <w:rFonts w:ascii="Times New Roman" w:hAnsi="Times New Roman" w:eastAsia="Times New Roman" w:cs="Times New Roman"/>
          <w:noProof w:val="0"/>
          <w:lang w:val="en-MY"/>
        </w:rPr>
        <w:t>s</w:t>
      </w:r>
      <w:r w:rsidRPr="2BAA8972" w:rsidR="18395302">
        <w:rPr>
          <w:rFonts w:ascii="Times New Roman" w:hAnsi="Times New Roman" w:eastAsia="Times New Roman" w:cs="Times New Roman"/>
          <w:noProof w:val="0"/>
          <w:lang w:val="en-MY"/>
        </w:rPr>
        <w:t xml:space="preserve">, </w:t>
      </w:r>
      <w:r w:rsidRPr="2BAA8972" w:rsidR="7B42B5D6">
        <w:rPr>
          <w:rFonts w:ascii="Times New Roman" w:hAnsi="Times New Roman" w:eastAsia="Times New Roman" w:cs="Times New Roman"/>
          <w:noProof w:val="0"/>
          <w:lang w:val="en-MY"/>
        </w:rPr>
        <w:t>manpower</w:t>
      </w:r>
      <w:r w:rsidRPr="2BAA8972" w:rsidR="18395302">
        <w:rPr>
          <w:rFonts w:ascii="Times New Roman" w:hAnsi="Times New Roman" w:eastAsia="Times New Roman" w:cs="Times New Roman"/>
          <w:noProof w:val="0"/>
          <w:lang w:val="en-MY"/>
        </w:rPr>
        <w:t>, and project schedule</w:t>
      </w:r>
      <w:r w:rsidRPr="2BAA8972" w:rsidR="05143BB0">
        <w:rPr>
          <w:rFonts w:ascii="Times New Roman" w:hAnsi="Times New Roman" w:eastAsia="Times New Roman" w:cs="Times New Roman"/>
          <w:noProof w:val="0"/>
          <w:lang w:val="en-MY"/>
        </w:rPr>
        <w:t>s</w:t>
      </w:r>
      <w:r w:rsidRPr="2BAA8972" w:rsidR="53E57DFE">
        <w:rPr>
          <w:rFonts w:ascii="Times New Roman" w:hAnsi="Times New Roman" w:eastAsia="Times New Roman" w:cs="Times New Roman"/>
          <w:noProof w:val="0"/>
          <w:lang w:val="en-MY"/>
        </w:rPr>
        <w:t xml:space="preserve">. </w:t>
      </w:r>
      <w:r w:rsidRPr="2BAA8972" w:rsidR="4DD990CA">
        <w:rPr>
          <w:rFonts w:ascii="Times New Roman" w:hAnsi="Times New Roman" w:eastAsia="Times New Roman" w:cs="Times New Roman"/>
          <w:noProof w:val="0"/>
          <w:lang w:val="en-MY"/>
        </w:rPr>
        <w:t>This reduces uncertainty of the project and reduces the risk of project failure. Therefore, the Wa</w:t>
      </w:r>
      <w:r w:rsidRPr="2BAA8972" w:rsidR="39AAF763">
        <w:rPr>
          <w:rFonts w:ascii="Times New Roman" w:hAnsi="Times New Roman" w:eastAsia="Times New Roman" w:cs="Times New Roman"/>
          <w:noProof w:val="0"/>
          <w:lang w:val="en-MY"/>
        </w:rPr>
        <w:t xml:space="preserve">terfall </w:t>
      </w:r>
      <w:r w:rsidRPr="2BAA8972" w:rsidR="39AAF763">
        <w:rPr>
          <w:rFonts w:ascii="Times New Roman" w:hAnsi="Times New Roman" w:eastAsia="Times New Roman" w:cs="Times New Roman"/>
          <w:noProof w:val="0"/>
          <w:lang w:val="en-MY"/>
        </w:rPr>
        <w:t>methodology</w:t>
      </w:r>
      <w:r w:rsidRPr="2BAA8972" w:rsidR="39AAF763">
        <w:rPr>
          <w:rFonts w:ascii="Times New Roman" w:hAnsi="Times New Roman" w:eastAsia="Times New Roman" w:cs="Times New Roman"/>
          <w:noProof w:val="0"/>
          <w:lang w:val="en-MY"/>
        </w:rPr>
        <w:t xml:space="preserve"> is a suitable approach for this project</w:t>
      </w:r>
      <w:r w:rsidRPr="2BAA8972" w:rsidR="53E57DFE">
        <w:rPr>
          <w:rFonts w:ascii="Times New Roman" w:hAnsi="Times New Roman" w:eastAsia="Times New Roman" w:cs="Times New Roman"/>
          <w:noProof w:val="0"/>
          <w:lang w:val="en-MY"/>
        </w:rPr>
        <w:t>.</w:t>
      </w:r>
    </w:p>
    <w:p xmlns:wp14="http://schemas.microsoft.com/office/word/2010/wordml" w:rsidP="2BAA8972" wp14:paraId="239C0419" wp14:textId="20312052">
      <w:pPr>
        <w:pStyle w:val="Normal"/>
        <w:keepNext w:val="1"/>
        <w:keepLines w:val="1"/>
        <w:bidi w:val="0"/>
        <w:jc w:val="both"/>
        <w:rPr>
          <w:rFonts w:ascii="Times New Roman" w:hAnsi="Times New Roman" w:eastAsia="Times New Roman" w:cs="Times New Roman"/>
          <w:noProof w:val="0"/>
          <w:lang w:val="en-MY"/>
        </w:rPr>
      </w:pPr>
    </w:p>
    <w:p xmlns:wp14="http://schemas.microsoft.com/office/word/2010/wordml" w:rsidP="2BAA8972" wp14:paraId="79A7F52F" wp14:textId="5106F730">
      <w:pPr>
        <w:pStyle w:val="Heading2"/>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798948425" w:id="165532703"/>
      <w:r w:rsidRPr="2BAA8972" w:rsidR="0BA5A4CB">
        <w:rPr>
          <w:rFonts w:ascii="Times New Roman" w:hAnsi="Times New Roman" w:eastAsia="Times New Roman" w:cs="Times New Roman"/>
          <w:b w:val="1"/>
          <w:bCs w:val="1"/>
          <w:noProof w:val="0"/>
          <w:sz w:val="24"/>
          <w:szCs w:val="24"/>
          <w:lang w:val="en-MY"/>
        </w:rPr>
        <w:t>3.3</w:t>
      </w:r>
      <w:r>
        <w:tab/>
      </w:r>
      <w:r w:rsidRPr="2BAA8972" w:rsidR="0BA5A4CB">
        <w:rPr>
          <w:rFonts w:ascii="Times New Roman" w:hAnsi="Times New Roman" w:eastAsia="Times New Roman" w:cs="Times New Roman"/>
          <w:b w:val="1"/>
          <w:bCs w:val="1"/>
          <w:noProof w:val="0"/>
          <w:sz w:val="24"/>
          <w:szCs w:val="24"/>
          <w:lang w:val="en-MY"/>
        </w:rPr>
        <w:t>PHASES OF METHODOLOGY</w:t>
      </w:r>
      <w:bookmarkEnd w:id="165532703"/>
    </w:p>
    <w:p xmlns:wp14="http://schemas.microsoft.com/office/word/2010/wordml" w:rsidP="2BAA8972" wp14:paraId="7D13E323" wp14:textId="38886D5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lang w:val="en-MY"/>
        </w:rPr>
      </w:pPr>
      <w:r w:rsidRPr="2BAA8972" w:rsidR="467C8A31">
        <w:rPr>
          <w:rFonts w:ascii="Times New Roman" w:hAnsi="Times New Roman" w:eastAsia="Times New Roman" w:cs="Times New Roman"/>
          <w:noProof w:val="0"/>
          <w:lang w:val="en-MY"/>
        </w:rPr>
        <w:t xml:space="preserve">As illustrated in Figure 3.1, this project </w:t>
      </w:r>
      <w:r w:rsidRPr="2BAA8972" w:rsidR="6749768C">
        <w:rPr>
          <w:rFonts w:ascii="Times New Roman" w:hAnsi="Times New Roman" w:eastAsia="Times New Roman" w:cs="Times New Roman"/>
          <w:noProof w:val="0"/>
          <w:lang w:val="en-MY"/>
        </w:rPr>
        <w:t xml:space="preserve">is led by </w:t>
      </w:r>
      <w:r w:rsidRPr="2BAA8972" w:rsidR="467C8A31">
        <w:rPr>
          <w:rFonts w:ascii="Times New Roman" w:hAnsi="Times New Roman" w:eastAsia="Times New Roman" w:cs="Times New Roman"/>
          <w:noProof w:val="0"/>
          <w:lang w:val="en-MY"/>
        </w:rPr>
        <w:t xml:space="preserve">the six distinct phases of the Waterfall Model. Each </w:t>
      </w:r>
      <w:r w:rsidRPr="2BAA8972" w:rsidR="78FA06B4">
        <w:rPr>
          <w:rFonts w:ascii="Times New Roman" w:hAnsi="Times New Roman" w:eastAsia="Times New Roman" w:cs="Times New Roman"/>
          <w:noProof w:val="0"/>
          <w:lang w:val="en-MY"/>
        </w:rPr>
        <w:t xml:space="preserve">phase depends on the </w:t>
      </w:r>
      <w:r w:rsidRPr="2BAA8972" w:rsidR="78FA06B4">
        <w:rPr>
          <w:rFonts w:ascii="Times New Roman" w:hAnsi="Times New Roman" w:eastAsia="Times New Roman" w:cs="Times New Roman"/>
          <w:noProof w:val="0"/>
          <w:lang w:val="en-MY"/>
        </w:rPr>
        <w:t>delive</w:t>
      </w:r>
      <w:r w:rsidRPr="2BAA8972" w:rsidR="78FA06B4">
        <w:rPr>
          <w:rFonts w:ascii="Times New Roman" w:hAnsi="Times New Roman" w:eastAsia="Times New Roman" w:cs="Times New Roman"/>
          <w:noProof w:val="0"/>
          <w:lang w:val="en-MY"/>
        </w:rPr>
        <w:t>rables</w:t>
      </w:r>
      <w:r w:rsidRPr="2BAA8972" w:rsidR="2F4161BA">
        <w:rPr>
          <w:rFonts w:ascii="Times New Roman" w:hAnsi="Times New Roman" w:eastAsia="Times New Roman" w:cs="Times New Roman"/>
          <w:noProof w:val="0"/>
          <w:lang w:val="en-MY"/>
        </w:rPr>
        <w:t xml:space="preserve"> of the </w:t>
      </w:r>
      <w:r w:rsidRPr="2BAA8972" w:rsidR="2F4161BA">
        <w:rPr>
          <w:rFonts w:ascii="Times New Roman" w:hAnsi="Times New Roman" w:eastAsia="Times New Roman" w:cs="Times New Roman"/>
          <w:noProof w:val="0"/>
          <w:lang w:val="en-MY"/>
        </w:rPr>
        <w:t>previous</w:t>
      </w:r>
      <w:r w:rsidRPr="2BAA8972" w:rsidR="2F4161BA">
        <w:rPr>
          <w:rFonts w:ascii="Times New Roman" w:hAnsi="Times New Roman" w:eastAsia="Times New Roman" w:cs="Times New Roman"/>
          <w:noProof w:val="0"/>
          <w:lang w:val="en-MY"/>
        </w:rPr>
        <w:t xml:space="preserve"> one, making sure of a logical </w:t>
      </w:r>
      <w:r w:rsidRPr="2BAA8972" w:rsidR="2C6ED2C7">
        <w:rPr>
          <w:rFonts w:ascii="Times New Roman" w:hAnsi="Times New Roman" w:eastAsia="Times New Roman" w:cs="Times New Roman"/>
          <w:noProof w:val="0"/>
          <w:lang w:val="en-MY"/>
        </w:rPr>
        <w:t>progression</w:t>
      </w:r>
      <w:r w:rsidRPr="2BAA8972" w:rsidR="2F4161BA">
        <w:rPr>
          <w:rFonts w:ascii="Times New Roman" w:hAnsi="Times New Roman" w:eastAsia="Times New Roman" w:cs="Times New Roman"/>
          <w:noProof w:val="0"/>
          <w:lang w:val="en-MY"/>
        </w:rPr>
        <w:t xml:space="preserve"> from </w:t>
      </w:r>
      <w:r w:rsidRPr="2BAA8972" w:rsidR="03899841">
        <w:rPr>
          <w:rFonts w:ascii="Times New Roman" w:hAnsi="Times New Roman" w:eastAsia="Times New Roman" w:cs="Times New Roman"/>
          <w:noProof w:val="0"/>
          <w:lang w:val="en-MY"/>
        </w:rPr>
        <w:t xml:space="preserve">recognizing the fragmentation issues at UTHM to delivering an </w:t>
      </w:r>
      <w:r w:rsidRPr="2BAA8972" w:rsidR="16653110">
        <w:rPr>
          <w:rFonts w:ascii="Times New Roman" w:hAnsi="Times New Roman" w:eastAsia="Times New Roman" w:cs="Times New Roman"/>
          <w:noProof w:val="0"/>
          <w:lang w:val="en-MY"/>
        </w:rPr>
        <w:t>interrelated</w:t>
      </w:r>
      <w:r w:rsidRPr="2BAA8972" w:rsidR="03899841">
        <w:rPr>
          <w:rFonts w:ascii="Times New Roman" w:hAnsi="Times New Roman" w:eastAsia="Times New Roman" w:cs="Times New Roman"/>
          <w:noProof w:val="0"/>
          <w:lang w:val="en-MY"/>
        </w:rPr>
        <w:t xml:space="preserve"> Enterprise Architecture</w:t>
      </w:r>
      <w:r w:rsidRPr="2BAA8972" w:rsidR="188C3E1F">
        <w:rPr>
          <w:rFonts w:ascii="Times New Roman" w:hAnsi="Times New Roman" w:eastAsia="Times New Roman" w:cs="Times New Roman"/>
          <w:noProof w:val="0"/>
          <w:lang w:val="en-MY"/>
        </w:rPr>
        <w:t xml:space="preserve"> blueprint.</w:t>
      </w:r>
    </w:p>
    <w:p xmlns:wp14="http://schemas.microsoft.com/office/word/2010/wordml" w:rsidP="2BAA8972" wp14:paraId="0C39ECF3" wp14:textId="08D2F09B">
      <w:pPr>
        <w:pStyle w:val="Heading3"/>
        <w:bidi w:val="0"/>
        <w:rPr>
          <w:rFonts w:ascii="Times New Roman" w:hAnsi="Times New Roman" w:eastAsia="Times New Roman" w:cs="Times New Roman"/>
          <w:b w:val="1"/>
          <w:bCs w:val="1"/>
          <w:noProof w:val="0"/>
          <w:color w:val="auto"/>
          <w:sz w:val="24"/>
          <w:szCs w:val="24"/>
          <w:lang w:val="en-MY"/>
        </w:rPr>
      </w:pPr>
      <w:bookmarkStart w:name="_Toc1902872750" w:id="1714485821"/>
      <w:r w:rsidRPr="2BAA8972" w:rsidR="5068B71B">
        <w:rPr>
          <w:rFonts w:ascii="Times New Roman" w:hAnsi="Times New Roman" w:eastAsia="Times New Roman" w:cs="Times New Roman"/>
          <w:b w:val="1"/>
          <w:bCs w:val="1"/>
          <w:noProof w:val="0"/>
          <w:color w:val="auto"/>
          <w:sz w:val="24"/>
          <w:szCs w:val="24"/>
          <w:lang w:val="en-MY"/>
        </w:rPr>
        <w:t>3.3.1 Requirements</w:t>
      </w:r>
      <w:bookmarkEnd w:id="1714485821"/>
    </w:p>
    <w:p xmlns:wp14="http://schemas.microsoft.com/office/word/2010/wordml" w:rsidP="2BAA8972" wp14:paraId="085062AA" wp14:textId="594DF4D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lang w:val="en-MY"/>
        </w:rPr>
      </w:pPr>
      <w:r w:rsidRPr="2BAA8972" w:rsidR="727F0142">
        <w:rPr>
          <w:rFonts w:ascii="Times New Roman" w:hAnsi="Times New Roman" w:eastAsia="Times New Roman" w:cs="Times New Roman"/>
          <w:noProof w:val="0"/>
          <w:lang w:val="en-MY"/>
        </w:rPr>
        <w:t xml:space="preserve">The first phase involves gathering and </w:t>
      </w:r>
      <w:r w:rsidRPr="2BAA8972" w:rsidR="727F0142">
        <w:rPr>
          <w:rFonts w:ascii="Times New Roman" w:hAnsi="Times New Roman" w:eastAsia="Times New Roman" w:cs="Times New Roman"/>
          <w:noProof w:val="0"/>
          <w:lang w:val="en-MY"/>
        </w:rPr>
        <w:t>analysing</w:t>
      </w:r>
      <w:r w:rsidRPr="2BAA8972" w:rsidR="727F0142">
        <w:rPr>
          <w:rFonts w:ascii="Times New Roman" w:hAnsi="Times New Roman" w:eastAsia="Times New Roman" w:cs="Times New Roman"/>
          <w:noProof w:val="0"/>
          <w:lang w:val="en-MY"/>
        </w:rPr>
        <w:t xml:space="preserve"> the necessary information to understand the current state of UTHM’s business and IT environment</w:t>
      </w:r>
      <w:r w:rsidRPr="2BAA8972" w:rsidR="038B29A0">
        <w:rPr>
          <w:rFonts w:ascii="Times New Roman" w:hAnsi="Times New Roman" w:eastAsia="Times New Roman" w:cs="Times New Roman"/>
          <w:noProof w:val="0"/>
          <w:lang w:val="en-MY"/>
        </w:rPr>
        <w:t xml:space="preserve"> </w:t>
      </w:r>
      <w:r w:rsidRPr="2BAA8972" w:rsidR="038B29A0">
        <w:rPr>
          <w:rFonts w:ascii="Times New Roman" w:hAnsi="Times New Roman" w:eastAsia="Times New Roman" w:cs="Times New Roman"/>
          <w:noProof w:val="0"/>
          <w:lang w:val="en-MY"/>
        </w:rPr>
        <w:t>specific</w:t>
      </w:r>
      <w:r w:rsidRPr="2BAA8972" w:rsidR="344FB4AD">
        <w:rPr>
          <w:rFonts w:ascii="Times New Roman" w:hAnsi="Times New Roman" w:eastAsia="Times New Roman" w:cs="Times New Roman"/>
          <w:noProof w:val="0"/>
          <w:lang w:val="en-MY"/>
        </w:rPr>
        <w:t xml:space="preserve">ally </w:t>
      </w:r>
      <w:r w:rsidRPr="2BAA8972" w:rsidR="344FB4AD">
        <w:rPr>
          <w:rFonts w:ascii="Times New Roman" w:hAnsi="Times New Roman" w:eastAsia="Times New Roman" w:cs="Times New Roman"/>
          <w:noProof w:val="0"/>
          <w:lang w:val="en-MY"/>
        </w:rPr>
        <w:t>identifying</w:t>
      </w:r>
      <w:r w:rsidRPr="2BAA8972" w:rsidR="038B29A0">
        <w:rPr>
          <w:rFonts w:ascii="Times New Roman" w:hAnsi="Times New Roman" w:eastAsia="Times New Roman" w:cs="Times New Roman"/>
          <w:noProof w:val="0"/>
          <w:lang w:val="en-MY"/>
        </w:rPr>
        <w:t xml:space="preserve"> pain points caused by the separation of various departmental systems.</w:t>
      </w:r>
      <w:r w:rsidRPr="2BAA8972" w:rsidR="6BBF87A5">
        <w:rPr>
          <w:rFonts w:ascii="Times New Roman" w:hAnsi="Times New Roman" w:eastAsia="Times New Roman" w:cs="Times New Roman"/>
          <w:noProof w:val="0"/>
          <w:lang w:val="en-MY"/>
        </w:rPr>
        <w:t xml:space="preserve"> </w:t>
      </w:r>
      <w:r w:rsidRPr="2BAA8972" w:rsidR="46F05FE3">
        <w:rPr>
          <w:rFonts w:ascii="Times New Roman" w:hAnsi="Times New Roman" w:eastAsia="Times New Roman" w:cs="Times New Roman"/>
          <w:noProof w:val="0"/>
          <w:lang w:val="en-MY"/>
        </w:rPr>
        <w:t>In this stage, t</w:t>
      </w:r>
      <w:r w:rsidRPr="2BAA8972" w:rsidR="6BBF87A5">
        <w:rPr>
          <w:rFonts w:ascii="Times New Roman" w:hAnsi="Times New Roman" w:eastAsia="Times New Roman" w:cs="Times New Roman"/>
          <w:noProof w:val="0"/>
          <w:lang w:val="en-MY"/>
        </w:rPr>
        <w:t xml:space="preserve">he </w:t>
      </w:r>
      <w:r w:rsidRPr="2BAA8972" w:rsidR="1D208B60">
        <w:rPr>
          <w:rFonts w:ascii="Times New Roman" w:hAnsi="Times New Roman" w:eastAsia="Times New Roman" w:cs="Times New Roman"/>
          <w:noProof w:val="0"/>
          <w:lang w:val="en-MY"/>
        </w:rPr>
        <w:t xml:space="preserve">project </w:t>
      </w:r>
      <w:r w:rsidRPr="2BAA8972" w:rsidR="6BBF87A5">
        <w:rPr>
          <w:rFonts w:ascii="Times New Roman" w:hAnsi="Times New Roman" w:eastAsia="Times New Roman" w:cs="Times New Roman"/>
          <w:noProof w:val="0"/>
          <w:lang w:val="en-MY"/>
        </w:rPr>
        <w:t>team conducts data gathering to understand the existing siloed systems across different faculties and administrative units</w:t>
      </w:r>
      <w:r w:rsidRPr="2BAA8972" w:rsidR="44E419DB">
        <w:rPr>
          <w:rFonts w:ascii="Times New Roman" w:hAnsi="Times New Roman" w:eastAsia="Times New Roman" w:cs="Times New Roman"/>
          <w:noProof w:val="0"/>
          <w:lang w:val="en-MY"/>
        </w:rPr>
        <w:t xml:space="preserve">, </w:t>
      </w:r>
      <w:r w:rsidRPr="2BAA8972" w:rsidR="71C31AB6">
        <w:rPr>
          <w:rFonts w:ascii="Times New Roman" w:hAnsi="Times New Roman" w:eastAsia="Times New Roman" w:cs="Times New Roman"/>
          <w:noProof w:val="0"/>
          <w:lang w:val="en-MY"/>
        </w:rPr>
        <w:t>defin</w:t>
      </w:r>
      <w:r w:rsidRPr="2BAA8972" w:rsidR="387AE086">
        <w:rPr>
          <w:rFonts w:ascii="Times New Roman" w:hAnsi="Times New Roman" w:eastAsia="Times New Roman" w:cs="Times New Roman"/>
          <w:noProof w:val="0"/>
          <w:lang w:val="en-MY"/>
        </w:rPr>
        <w:t>ing</w:t>
      </w:r>
      <w:r w:rsidRPr="2BAA8972" w:rsidR="71C31AB6">
        <w:rPr>
          <w:rFonts w:ascii="Times New Roman" w:hAnsi="Times New Roman" w:eastAsia="Times New Roman" w:cs="Times New Roman"/>
          <w:noProof w:val="0"/>
          <w:lang w:val="en-MY"/>
        </w:rPr>
        <w:t xml:space="preserve"> the scope for unifying these departments into a </w:t>
      </w:r>
      <w:r w:rsidRPr="2BAA8972" w:rsidR="103EC026">
        <w:rPr>
          <w:rFonts w:ascii="Times New Roman" w:hAnsi="Times New Roman" w:eastAsia="Times New Roman" w:cs="Times New Roman"/>
          <w:noProof w:val="0"/>
          <w:lang w:val="en-MY"/>
        </w:rPr>
        <w:t>single</w:t>
      </w:r>
      <w:r w:rsidRPr="2BAA8972" w:rsidR="71C31AB6">
        <w:rPr>
          <w:rFonts w:ascii="Times New Roman" w:hAnsi="Times New Roman" w:eastAsia="Times New Roman" w:cs="Times New Roman"/>
          <w:noProof w:val="0"/>
          <w:lang w:val="en-MY"/>
        </w:rPr>
        <w:t xml:space="preserve"> platform. </w:t>
      </w:r>
      <w:r w:rsidRPr="2BAA8972" w:rsidR="07366FF3">
        <w:rPr>
          <w:rFonts w:ascii="Times New Roman" w:hAnsi="Times New Roman" w:eastAsia="Times New Roman" w:cs="Times New Roman"/>
          <w:noProof w:val="0"/>
          <w:lang w:val="en-MY"/>
        </w:rPr>
        <w:t>The outcome of this phrase is a comprehensive</w:t>
      </w:r>
      <w:r w:rsidRPr="2BAA8972" w:rsidR="71C31AB6">
        <w:rPr>
          <w:rFonts w:ascii="Times New Roman" w:hAnsi="Times New Roman" w:eastAsia="Times New Roman" w:cs="Times New Roman"/>
          <w:noProof w:val="0"/>
          <w:lang w:val="en-MY"/>
        </w:rPr>
        <w:t xml:space="preserve"> </w:t>
      </w:r>
      <w:r w:rsidRPr="2BAA8972" w:rsidR="71C31AB6">
        <w:rPr>
          <w:rFonts w:ascii="Times New Roman" w:hAnsi="Times New Roman" w:eastAsia="Times New Roman" w:cs="Times New Roman"/>
          <w:noProof w:val="0"/>
          <w:lang w:val="en-MY"/>
        </w:rPr>
        <w:t>Problem Statement and User Requireme</w:t>
      </w:r>
      <w:r w:rsidRPr="2BAA8972" w:rsidR="342AF3DB">
        <w:rPr>
          <w:rFonts w:ascii="Times New Roman" w:hAnsi="Times New Roman" w:eastAsia="Times New Roman" w:cs="Times New Roman"/>
          <w:noProof w:val="0"/>
          <w:lang w:val="en-MY"/>
        </w:rPr>
        <w:t xml:space="preserve">nt Specification (URS) </w:t>
      </w:r>
      <w:r w:rsidRPr="2BAA8972" w:rsidR="23622321">
        <w:rPr>
          <w:rFonts w:ascii="Times New Roman" w:hAnsi="Times New Roman" w:eastAsia="Times New Roman" w:cs="Times New Roman"/>
          <w:noProof w:val="0"/>
          <w:lang w:val="en-MY"/>
        </w:rPr>
        <w:t xml:space="preserve">that clearly </w:t>
      </w:r>
      <w:r w:rsidRPr="2BAA8972" w:rsidR="342AF3DB">
        <w:rPr>
          <w:rFonts w:ascii="Times New Roman" w:hAnsi="Times New Roman" w:eastAsia="Times New Roman" w:cs="Times New Roman"/>
          <w:noProof w:val="0"/>
          <w:lang w:val="en-MY"/>
        </w:rPr>
        <w:t>identif</w:t>
      </w:r>
      <w:r w:rsidRPr="2BAA8972" w:rsidR="0AD80E58">
        <w:rPr>
          <w:rFonts w:ascii="Times New Roman" w:hAnsi="Times New Roman" w:eastAsia="Times New Roman" w:cs="Times New Roman"/>
          <w:noProof w:val="0"/>
          <w:lang w:val="en-MY"/>
        </w:rPr>
        <w:t>ies</w:t>
      </w:r>
      <w:r w:rsidRPr="2BAA8972" w:rsidR="342AF3DB">
        <w:rPr>
          <w:rFonts w:ascii="Times New Roman" w:hAnsi="Times New Roman" w:eastAsia="Times New Roman" w:cs="Times New Roman"/>
          <w:noProof w:val="0"/>
          <w:lang w:val="en-MY"/>
        </w:rPr>
        <w:t xml:space="preserve"> </w:t>
      </w:r>
      <w:r w:rsidRPr="2BAA8972" w:rsidR="31B6E728">
        <w:rPr>
          <w:rFonts w:ascii="Times New Roman" w:hAnsi="Times New Roman" w:eastAsia="Times New Roman" w:cs="Times New Roman"/>
          <w:noProof w:val="0"/>
          <w:lang w:val="en-MY"/>
        </w:rPr>
        <w:t xml:space="preserve">the </w:t>
      </w:r>
      <w:r w:rsidRPr="2BAA8972" w:rsidR="342AF3DB">
        <w:rPr>
          <w:rFonts w:ascii="Times New Roman" w:hAnsi="Times New Roman" w:eastAsia="Times New Roman" w:cs="Times New Roman"/>
          <w:noProof w:val="0"/>
          <w:lang w:val="en-MY"/>
        </w:rPr>
        <w:t>gaps in the current architecture.</w:t>
      </w:r>
    </w:p>
    <w:p xmlns:wp14="http://schemas.microsoft.com/office/word/2010/wordml" w:rsidP="2BAA8972" wp14:paraId="5D4A6DE9" wp14:textId="3DA66274">
      <w:pPr>
        <w:pStyle w:val="Heading3"/>
        <w:bidi w:val="0"/>
        <w:rPr>
          <w:rFonts w:ascii="Times New Roman" w:hAnsi="Times New Roman" w:eastAsia="Times New Roman" w:cs="Times New Roman"/>
          <w:b w:val="1"/>
          <w:bCs w:val="1"/>
          <w:noProof w:val="0"/>
          <w:color w:val="auto"/>
          <w:sz w:val="24"/>
          <w:szCs w:val="24"/>
          <w:lang w:val="en-MY"/>
        </w:rPr>
      </w:pPr>
      <w:bookmarkStart w:name="_Toc1111099051" w:id="1788455837"/>
      <w:r w:rsidRPr="2BAA8972" w:rsidR="672B79BC">
        <w:rPr>
          <w:rFonts w:ascii="Times New Roman" w:hAnsi="Times New Roman" w:eastAsia="Times New Roman" w:cs="Times New Roman"/>
          <w:b w:val="1"/>
          <w:bCs w:val="1"/>
          <w:noProof w:val="0"/>
          <w:color w:val="auto"/>
          <w:sz w:val="24"/>
          <w:szCs w:val="24"/>
          <w:lang w:val="en-MY"/>
        </w:rPr>
        <w:t>3.3.</w:t>
      </w:r>
      <w:r w:rsidRPr="2BAA8972" w:rsidR="55DC4362">
        <w:rPr>
          <w:rFonts w:ascii="Times New Roman" w:hAnsi="Times New Roman" w:eastAsia="Times New Roman" w:cs="Times New Roman"/>
          <w:b w:val="1"/>
          <w:bCs w:val="1"/>
          <w:noProof w:val="0"/>
          <w:color w:val="auto"/>
          <w:sz w:val="24"/>
          <w:szCs w:val="24"/>
          <w:lang w:val="en-MY"/>
        </w:rPr>
        <w:t>2</w:t>
      </w:r>
      <w:r w:rsidRPr="2BAA8972" w:rsidR="672B79BC">
        <w:rPr>
          <w:rFonts w:ascii="Times New Roman" w:hAnsi="Times New Roman" w:eastAsia="Times New Roman" w:cs="Times New Roman"/>
          <w:b w:val="1"/>
          <w:bCs w:val="1"/>
          <w:noProof w:val="0"/>
          <w:color w:val="auto"/>
          <w:sz w:val="24"/>
          <w:szCs w:val="24"/>
          <w:lang w:val="en-MY"/>
        </w:rPr>
        <w:t xml:space="preserve"> </w:t>
      </w:r>
      <w:r w:rsidRPr="2BAA8972" w:rsidR="672B79BC">
        <w:rPr>
          <w:rFonts w:ascii="Times New Roman" w:hAnsi="Times New Roman" w:eastAsia="Times New Roman" w:cs="Times New Roman"/>
          <w:b w:val="1"/>
          <w:bCs w:val="1"/>
          <w:noProof w:val="0"/>
          <w:color w:val="auto"/>
          <w:sz w:val="24"/>
          <w:szCs w:val="24"/>
          <w:lang w:val="en-MY"/>
        </w:rPr>
        <w:t>Design</w:t>
      </w:r>
      <w:bookmarkEnd w:id="1788455837"/>
    </w:p>
    <w:p xmlns:wp14="http://schemas.microsoft.com/office/word/2010/wordml" w:rsidP="2BAA8972" wp14:paraId="566AD2FA" wp14:textId="75306AE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auto"/>
          <w:lang w:val="en-MY"/>
        </w:rPr>
      </w:pPr>
      <w:r w:rsidRPr="2BAA8972" w:rsidR="672B79BC">
        <w:rPr>
          <w:rFonts w:ascii="Times New Roman" w:hAnsi="Times New Roman" w:eastAsia="Times New Roman" w:cs="Times New Roman"/>
          <w:b w:val="0"/>
          <w:bCs w:val="0"/>
          <w:noProof w:val="0"/>
          <w:color w:val="auto"/>
          <w:lang w:val="en-MY"/>
        </w:rPr>
        <w:t>Based on the requirements gathered, the team moves to the design phase</w:t>
      </w:r>
      <w:r w:rsidRPr="2BAA8972" w:rsidR="1254E187">
        <w:rPr>
          <w:rFonts w:ascii="Times New Roman" w:hAnsi="Times New Roman" w:eastAsia="Times New Roman" w:cs="Times New Roman"/>
          <w:b w:val="0"/>
          <w:bCs w:val="0"/>
          <w:noProof w:val="0"/>
          <w:color w:val="auto"/>
          <w:lang w:val="en-MY"/>
        </w:rPr>
        <w:t xml:space="preserve"> to</w:t>
      </w:r>
      <w:r w:rsidRPr="2BAA8972" w:rsidR="672B79BC">
        <w:rPr>
          <w:rFonts w:ascii="Times New Roman" w:hAnsi="Times New Roman" w:eastAsia="Times New Roman" w:cs="Times New Roman"/>
          <w:b w:val="0"/>
          <w:bCs w:val="0"/>
          <w:noProof w:val="0"/>
          <w:color w:val="auto"/>
          <w:lang w:val="en-MY"/>
        </w:rPr>
        <w:t xml:space="preserve"> creat</w:t>
      </w:r>
      <w:r w:rsidRPr="2BAA8972" w:rsidR="4F0E27BB">
        <w:rPr>
          <w:rFonts w:ascii="Times New Roman" w:hAnsi="Times New Roman" w:eastAsia="Times New Roman" w:cs="Times New Roman"/>
          <w:b w:val="0"/>
          <w:bCs w:val="0"/>
          <w:noProof w:val="0"/>
          <w:color w:val="auto"/>
          <w:lang w:val="en-MY"/>
        </w:rPr>
        <w:t>e</w:t>
      </w:r>
      <w:r w:rsidRPr="2BAA8972" w:rsidR="672B79BC">
        <w:rPr>
          <w:rFonts w:ascii="Times New Roman" w:hAnsi="Times New Roman" w:eastAsia="Times New Roman" w:cs="Times New Roman"/>
          <w:b w:val="0"/>
          <w:bCs w:val="0"/>
          <w:noProof w:val="0"/>
          <w:color w:val="auto"/>
          <w:lang w:val="en-MY"/>
        </w:rPr>
        <w:t xml:space="preserve"> the architectural blueprints that define </w:t>
      </w:r>
      <w:r w:rsidRPr="2BAA8972" w:rsidR="59DF3094">
        <w:rPr>
          <w:rFonts w:ascii="Times New Roman" w:hAnsi="Times New Roman" w:eastAsia="Times New Roman" w:cs="Times New Roman"/>
          <w:b w:val="0"/>
          <w:bCs w:val="0"/>
          <w:noProof w:val="0"/>
          <w:color w:val="auto"/>
          <w:lang w:val="en-MY"/>
        </w:rPr>
        <w:t>the “To-Be” state of the organization. The</w:t>
      </w:r>
      <w:r w:rsidRPr="2BAA8972" w:rsidR="72DAB791">
        <w:rPr>
          <w:rFonts w:ascii="Times New Roman" w:hAnsi="Times New Roman" w:eastAsia="Times New Roman" w:cs="Times New Roman"/>
          <w:b w:val="0"/>
          <w:bCs w:val="0"/>
          <w:noProof w:val="0"/>
          <w:color w:val="auto"/>
          <w:lang w:val="en-MY"/>
        </w:rPr>
        <w:t xml:space="preserve"> team adopts the TOGAF (The Open Group Architecture Framework) approach to model the target </w:t>
      </w:r>
      <w:r w:rsidRPr="2BAA8972" w:rsidR="7B73C9E0">
        <w:rPr>
          <w:rFonts w:ascii="Times New Roman" w:hAnsi="Times New Roman" w:eastAsia="Times New Roman" w:cs="Times New Roman"/>
          <w:b w:val="0"/>
          <w:bCs w:val="0"/>
          <w:noProof w:val="0"/>
          <w:color w:val="auto"/>
          <w:lang w:val="en-MY"/>
        </w:rPr>
        <w:t>architecture includ</w:t>
      </w:r>
      <w:r w:rsidRPr="2BAA8972" w:rsidR="14C2F0D8">
        <w:rPr>
          <w:rFonts w:ascii="Times New Roman" w:hAnsi="Times New Roman" w:eastAsia="Times New Roman" w:cs="Times New Roman"/>
          <w:b w:val="0"/>
          <w:bCs w:val="0"/>
          <w:noProof w:val="0"/>
          <w:color w:val="auto"/>
          <w:lang w:val="en-MY"/>
        </w:rPr>
        <w:t xml:space="preserve">ing </w:t>
      </w:r>
      <w:r w:rsidRPr="2BAA8972" w:rsidR="7B73C9E0">
        <w:rPr>
          <w:rFonts w:ascii="Times New Roman" w:hAnsi="Times New Roman" w:eastAsia="Times New Roman" w:cs="Times New Roman"/>
          <w:b w:val="0"/>
          <w:bCs w:val="0"/>
          <w:noProof w:val="0"/>
          <w:color w:val="auto"/>
          <w:lang w:val="en-MY"/>
        </w:rPr>
        <w:t>the Business, Data, Application, and Technology</w:t>
      </w:r>
      <w:r w:rsidRPr="2BAA8972" w:rsidR="4613FEAA">
        <w:rPr>
          <w:rFonts w:ascii="Times New Roman" w:hAnsi="Times New Roman" w:eastAsia="Times New Roman" w:cs="Times New Roman"/>
          <w:b w:val="0"/>
          <w:bCs w:val="0"/>
          <w:noProof w:val="0"/>
          <w:color w:val="auto"/>
          <w:lang w:val="en-MY"/>
        </w:rPr>
        <w:t xml:space="preserve"> layers</w:t>
      </w:r>
      <w:r w:rsidRPr="2BAA8972" w:rsidR="7B73C9E0">
        <w:rPr>
          <w:rFonts w:ascii="Times New Roman" w:hAnsi="Times New Roman" w:eastAsia="Times New Roman" w:cs="Times New Roman"/>
          <w:b w:val="0"/>
          <w:bCs w:val="0"/>
          <w:noProof w:val="0"/>
          <w:color w:val="auto"/>
          <w:lang w:val="en-MY"/>
        </w:rPr>
        <w:t xml:space="preserve"> </w:t>
      </w:r>
      <w:r w:rsidRPr="2BAA8972" w:rsidR="7B73C9E0">
        <w:rPr>
          <w:rFonts w:ascii="Times New Roman" w:hAnsi="Times New Roman" w:eastAsia="Times New Roman" w:cs="Times New Roman"/>
          <w:b w:val="0"/>
          <w:bCs w:val="0"/>
          <w:noProof w:val="0"/>
          <w:color w:val="auto"/>
          <w:lang w:val="en-MY"/>
        </w:rPr>
        <w:t>requi</w:t>
      </w:r>
      <w:r w:rsidRPr="2BAA8972" w:rsidR="2528706A">
        <w:rPr>
          <w:rFonts w:ascii="Times New Roman" w:hAnsi="Times New Roman" w:eastAsia="Times New Roman" w:cs="Times New Roman"/>
          <w:b w:val="0"/>
          <w:bCs w:val="0"/>
          <w:noProof w:val="0"/>
          <w:color w:val="auto"/>
          <w:lang w:val="en-MY"/>
        </w:rPr>
        <w:t>re</w:t>
      </w:r>
      <w:r w:rsidRPr="2BAA8972" w:rsidR="144D7712">
        <w:rPr>
          <w:rFonts w:ascii="Times New Roman" w:hAnsi="Times New Roman" w:eastAsia="Times New Roman" w:cs="Times New Roman"/>
          <w:b w:val="0"/>
          <w:bCs w:val="0"/>
          <w:noProof w:val="0"/>
          <w:color w:val="auto"/>
          <w:lang w:val="en-MY"/>
        </w:rPr>
        <w:t>d</w:t>
      </w:r>
      <w:r w:rsidRPr="2BAA8972" w:rsidR="144D7712">
        <w:rPr>
          <w:rFonts w:ascii="Times New Roman" w:hAnsi="Times New Roman" w:eastAsia="Times New Roman" w:cs="Times New Roman"/>
          <w:b w:val="0"/>
          <w:bCs w:val="0"/>
          <w:noProof w:val="0"/>
          <w:color w:val="auto"/>
          <w:lang w:val="en-MY"/>
        </w:rPr>
        <w:t xml:space="preserve"> </w:t>
      </w:r>
      <w:r w:rsidRPr="2BAA8972" w:rsidR="59676E72">
        <w:rPr>
          <w:rFonts w:ascii="Times New Roman" w:hAnsi="Times New Roman" w:eastAsia="Times New Roman" w:cs="Times New Roman"/>
          <w:b w:val="0"/>
          <w:bCs w:val="0"/>
          <w:noProof w:val="0"/>
          <w:color w:val="auto"/>
          <w:lang w:val="en-MY"/>
        </w:rPr>
        <w:t>t</w:t>
      </w:r>
      <w:r w:rsidRPr="2BAA8972" w:rsidR="144D7712">
        <w:rPr>
          <w:rFonts w:ascii="Times New Roman" w:hAnsi="Times New Roman" w:eastAsia="Times New Roman" w:cs="Times New Roman"/>
          <w:b w:val="0"/>
          <w:bCs w:val="0"/>
          <w:noProof w:val="0"/>
          <w:color w:val="auto"/>
          <w:lang w:val="en-MY"/>
        </w:rPr>
        <w:t xml:space="preserve">o support a unified university platform. </w:t>
      </w:r>
      <w:r w:rsidRPr="2BAA8972" w:rsidR="5535AE43">
        <w:rPr>
          <w:rFonts w:ascii="Times New Roman" w:hAnsi="Times New Roman" w:eastAsia="Times New Roman" w:cs="Times New Roman"/>
          <w:b w:val="0"/>
          <w:bCs w:val="0"/>
          <w:noProof w:val="0"/>
          <w:color w:val="auto"/>
          <w:lang w:val="en-MY"/>
        </w:rPr>
        <w:t>This phase concludes with the production of h</w:t>
      </w:r>
      <w:r w:rsidRPr="2BAA8972" w:rsidR="144D7712">
        <w:rPr>
          <w:rFonts w:ascii="Times New Roman" w:hAnsi="Times New Roman" w:eastAsia="Times New Roman" w:cs="Times New Roman"/>
          <w:b w:val="0"/>
          <w:bCs w:val="0"/>
          <w:noProof w:val="0"/>
          <w:color w:val="auto"/>
          <w:lang w:val="en-MY"/>
        </w:rPr>
        <w:t>igh-level architectural diagrams and a p</w:t>
      </w:r>
      <w:r w:rsidRPr="2BAA8972" w:rsidR="25AA336B">
        <w:rPr>
          <w:rFonts w:ascii="Times New Roman" w:hAnsi="Times New Roman" w:eastAsia="Times New Roman" w:cs="Times New Roman"/>
          <w:b w:val="0"/>
          <w:bCs w:val="0"/>
          <w:noProof w:val="0"/>
          <w:color w:val="auto"/>
          <w:lang w:val="en-MY"/>
        </w:rPr>
        <w:t xml:space="preserve">roposed Enterprise Architecture </w:t>
      </w:r>
      <w:r w:rsidRPr="2BAA8972" w:rsidR="144D7712">
        <w:rPr>
          <w:rFonts w:ascii="Times New Roman" w:hAnsi="Times New Roman" w:eastAsia="Times New Roman" w:cs="Times New Roman"/>
          <w:b w:val="0"/>
          <w:bCs w:val="0"/>
          <w:noProof w:val="0"/>
          <w:color w:val="auto"/>
          <w:lang w:val="en-MY"/>
        </w:rPr>
        <w:t>design docum</w:t>
      </w:r>
      <w:r w:rsidRPr="2BAA8972" w:rsidR="29C4ACEB">
        <w:rPr>
          <w:rFonts w:ascii="Times New Roman" w:hAnsi="Times New Roman" w:eastAsia="Times New Roman" w:cs="Times New Roman"/>
          <w:b w:val="0"/>
          <w:bCs w:val="0"/>
          <w:noProof w:val="0"/>
          <w:color w:val="auto"/>
          <w:lang w:val="en-MY"/>
        </w:rPr>
        <w:t>ent</w:t>
      </w:r>
      <w:r w:rsidRPr="2BAA8972" w:rsidR="6427B499">
        <w:rPr>
          <w:rFonts w:ascii="Times New Roman" w:hAnsi="Times New Roman" w:eastAsia="Times New Roman" w:cs="Times New Roman"/>
          <w:b w:val="0"/>
          <w:bCs w:val="0"/>
          <w:noProof w:val="0"/>
          <w:color w:val="auto"/>
          <w:lang w:val="en-MY"/>
        </w:rPr>
        <w:t xml:space="preserve"> that solves the issues </w:t>
      </w:r>
      <w:r w:rsidRPr="2BAA8972" w:rsidR="6427B499">
        <w:rPr>
          <w:rFonts w:ascii="Times New Roman" w:hAnsi="Times New Roman" w:eastAsia="Times New Roman" w:cs="Times New Roman"/>
          <w:b w:val="0"/>
          <w:bCs w:val="0"/>
          <w:noProof w:val="0"/>
          <w:color w:val="auto"/>
          <w:lang w:val="en-MY"/>
        </w:rPr>
        <w:t>identified</w:t>
      </w:r>
      <w:r w:rsidRPr="2BAA8972" w:rsidR="6427B499">
        <w:rPr>
          <w:rFonts w:ascii="Times New Roman" w:hAnsi="Times New Roman" w:eastAsia="Times New Roman" w:cs="Times New Roman"/>
          <w:b w:val="0"/>
          <w:bCs w:val="0"/>
          <w:noProof w:val="0"/>
          <w:color w:val="auto"/>
          <w:lang w:val="en-MY"/>
        </w:rPr>
        <w:t xml:space="preserve"> in the analysis phase</w:t>
      </w:r>
      <w:r w:rsidRPr="2BAA8972" w:rsidR="29C4ACEB">
        <w:rPr>
          <w:rFonts w:ascii="Times New Roman" w:hAnsi="Times New Roman" w:eastAsia="Times New Roman" w:cs="Times New Roman"/>
          <w:b w:val="0"/>
          <w:bCs w:val="0"/>
          <w:noProof w:val="0"/>
          <w:color w:val="auto"/>
          <w:lang w:val="en-MY"/>
        </w:rPr>
        <w:t>.</w:t>
      </w:r>
    </w:p>
    <w:p xmlns:wp14="http://schemas.microsoft.com/office/word/2010/wordml" w:rsidP="2BAA8972" wp14:paraId="084D0640" wp14:textId="0228CC6E">
      <w:pPr>
        <w:pStyle w:val="Heading3"/>
        <w:bidi w:val="0"/>
        <w:rPr>
          <w:rFonts w:ascii="Times New Roman" w:hAnsi="Times New Roman" w:eastAsia="Times New Roman" w:cs="Times New Roman"/>
          <w:b w:val="1"/>
          <w:bCs w:val="1"/>
          <w:noProof w:val="0"/>
          <w:color w:val="auto"/>
          <w:sz w:val="24"/>
          <w:szCs w:val="24"/>
          <w:lang w:val="en-MY"/>
        </w:rPr>
      </w:pPr>
      <w:bookmarkStart w:name="_Toc1974856122" w:id="911208019"/>
      <w:r w:rsidRPr="2BAA8972" w:rsidR="29C4ACEB">
        <w:rPr>
          <w:rFonts w:ascii="Times New Roman" w:hAnsi="Times New Roman" w:eastAsia="Times New Roman" w:cs="Times New Roman"/>
          <w:b w:val="1"/>
          <w:bCs w:val="1"/>
          <w:noProof w:val="0"/>
          <w:color w:val="auto"/>
          <w:sz w:val="24"/>
          <w:szCs w:val="24"/>
          <w:lang w:val="en-MY"/>
        </w:rPr>
        <w:t>3.3.</w:t>
      </w:r>
      <w:r w:rsidRPr="2BAA8972" w:rsidR="024EADF3">
        <w:rPr>
          <w:rFonts w:ascii="Times New Roman" w:hAnsi="Times New Roman" w:eastAsia="Times New Roman" w:cs="Times New Roman"/>
          <w:b w:val="1"/>
          <w:bCs w:val="1"/>
          <w:noProof w:val="0"/>
          <w:color w:val="auto"/>
          <w:sz w:val="24"/>
          <w:szCs w:val="24"/>
          <w:lang w:val="en-MY"/>
        </w:rPr>
        <w:t>3</w:t>
      </w:r>
      <w:r w:rsidRPr="2BAA8972" w:rsidR="29C4ACEB">
        <w:rPr>
          <w:rFonts w:ascii="Times New Roman" w:hAnsi="Times New Roman" w:eastAsia="Times New Roman" w:cs="Times New Roman"/>
          <w:b w:val="1"/>
          <w:bCs w:val="1"/>
          <w:noProof w:val="0"/>
          <w:color w:val="auto"/>
          <w:sz w:val="24"/>
          <w:szCs w:val="24"/>
          <w:lang w:val="en-MY"/>
        </w:rPr>
        <w:t xml:space="preserve"> Development</w:t>
      </w:r>
      <w:bookmarkEnd w:id="911208019"/>
    </w:p>
    <w:p xmlns:wp14="http://schemas.microsoft.com/office/word/2010/wordml" w:rsidP="2BAA8972" wp14:paraId="46AB89A8" wp14:textId="4E40C21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auto"/>
          <w:lang w:val="en-MY"/>
        </w:rPr>
      </w:pPr>
      <w:r w:rsidRPr="2BAA8972" w:rsidR="29C4ACEB">
        <w:rPr>
          <w:rFonts w:ascii="Times New Roman" w:hAnsi="Times New Roman" w:eastAsia="Times New Roman" w:cs="Times New Roman"/>
          <w:b w:val="0"/>
          <w:bCs w:val="0"/>
          <w:noProof w:val="0"/>
          <w:color w:val="auto"/>
          <w:lang w:val="en-MY"/>
        </w:rPr>
        <w:t>Since this project focuses on proposing a blueprint rather than building software, the development phase involves the detailed</w:t>
      </w:r>
      <w:r w:rsidRPr="2BAA8972" w:rsidR="184CD076">
        <w:rPr>
          <w:rFonts w:ascii="Times New Roman" w:hAnsi="Times New Roman" w:eastAsia="Times New Roman" w:cs="Times New Roman"/>
          <w:b w:val="0"/>
          <w:bCs w:val="0"/>
          <w:noProof w:val="0"/>
          <w:color w:val="auto"/>
          <w:lang w:val="en-MY"/>
        </w:rPr>
        <w:t xml:space="preserve"> construction of the architectural solution and the st</w:t>
      </w:r>
      <w:r w:rsidRPr="2BAA8972" w:rsidR="64E6BA17">
        <w:rPr>
          <w:rFonts w:ascii="Times New Roman" w:hAnsi="Times New Roman" w:eastAsia="Times New Roman" w:cs="Times New Roman"/>
          <w:b w:val="0"/>
          <w:bCs w:val="0"/>
          <w:noProof w:val="0"/>
          <w:color w:val="auto"/>
          <w:lang w:val="en-MY"/>
        </w:rPr>
        <w:t>rategic roadmap. The team develops the Transition Architecture</w:t>
      </w:r>
      <w:r w:rsidRPr="2BAA8972" w:rsidR="76015CE1">
        <w:rPr>
          <w:rFonts w:ascii="Times New Roman" w:hAnsi="Times New Roman" w:eastAsia="Times New Roman" w:cs="Times New Roman"/>
          <w:b w:val="0"/>
          <w:bCs w:val="0"/>
          <w:noProof w:val="0"/>
          <w:color w:val="auto"/>
          <w:lang w:val="en-MY"/>
        </w:rPr>
        <w:t>,</w:t>
      </w:r>
      <w:r w:rsidRPr="2BAA8972" w:rsidR="34545FB7">
        <w:rPr>
          <w:rFonts w:ascii="Times New Roman" w:hAnsi="Times New Roman" w:eastAsia="Times New Roman" w:cs="Times New Roman"/>
          <w:b w:val="0"/>
          <w:bCs w:val="0"/>
          <w:noProof w:val="0"/>
          <w:color w:val="auto"/>
          <w:lang w:val="en-MY"/>
        </w:rPr>
        <w:t xml:space="preserve"> </w:t>
      </w:r>
      <w:r w:rsidRPr="2BAA8972" w:rsidR="64E6BA17">
        <w:rPr>
          <w:rFonts w:ascii="Times New Roman" w:hAnsi="Times New Roman" w:eastAsia="Times New Roman" w:cs="Times New Roman"/>
          <w:b w:val="0"/>
          <w:bCs w:val="0"/>
          <w:noProof w:val="0"/>
          <w:color w:val="auto"/>
          <w:lang w:val="en-MY"/>
        </w:rPr>
        <w:t xml:space="preserve">defining the standards and logical specifications </w:t>
      </w:r>
      <w:r w:rsidRPr="2BAA8972" w:rsidR="64E6BA17">
        <w:rPr>
          <w:rFonts w:ascii="Times New Roman" w:hAnsi="Times New Roman" w:eastAsia="Times New Roman" w:cs="Times New Roman"/>
          <w:b w:val="0"/>
          <w:bCs w:val="0"/>
          <w:noProof w:val="0"/>
          <w:color w:val="auto"/>
          <w:lang w:val="en-MY"/>
        </w:rPr>
        <w:t>required</w:t>
      </w:r>
      <w:r w:rsidRPr="2BAA8972" w:rsidR="64E6BA17">
        <w:rPr>
          <w:rFonts w:ascii="Times New Roman" w:hAnsi="Times New Roman" w:eastAsia="Times New Roman" w:cs="Times New Roman"/>
          <w:b w:val="0"/>
          <w:bCs w:val="0"/>
          <w:noProof w:val="0"/>
          <w:color w:val="auto"/>
          <w:lang w:val="en-MY"/>
        </w:rPr>
        <w:t xml:space="preserve"> to bridge the gap between the current </w:t>
      </w:r>
      <w:r w:rsidRPr="2BAA8972" w:rsidR="7E9C5A18">
        <w:rPr>
          <w:rFonts w:ascii="Times New Roman" w:hAnsi="Times New Roman" w:eastAsia="Times New Roman" w:cs="Times New Roman"/>
          <w:b w:val="0"/>
          <w:bCs w:val="0"/>
          <w:noProof w:val="0"/>
          <w:color w:val="auto"/>
          <w:lang w:val="en-MY"/>
        </w:rPr>
        <w:t>disconnected systems and the proposed unified platform.</w:t>
      </w:r>
      <w:r w:rsidRPr="2BAA8972" w:rsidR="64E6BA17">
        <w:rPr>
          <w:rFonts w:ascii="Times New Roman" w:hAnsi="Times New Roman" w:eastAsia="Times New Roman" w:cs="Times New Roman"/>
          <w:b w:val="0"/>
          <w:bCs w:val="0"/>
          <w:noProof w:val="0"/>
          <w:color w:val="auto"/>
          <w:lang w:val="en-MY"/>
        </w:rPr>
        <w:t xml:space="preserve"> </w:t>
      </w:r>
      <w:r w:rsidRPr="2BAA8972" w:rsidR="7CF9D33F">
        <w:rPr>
          <w:rFonts w:ascii="Times New Roman" w:hAnsi="Times New Roman" w:eastAsia="Times New Roman" w:cs="Times New Roman"/>
          <w:b w:val="0"/>
          <w:bCs w:val="0"/>
          <w:noProof w:val="0"/>
          <w:color w:val="auto"/>
          <w:lang w:val="en-MY"/>
        </w:rPr>
        <w:t>The primary deliverables from this phase are a complete EA Implementation Plan and a detailed migration strategy.</w:t>
      </w:r>
    </w:p>
    <w:p xmlns:wp14="http://schemas.microsoft.com/office/word/2010/wordml" w:rsidP="2BAA8972" wp14:paraId="6DE53549" wp14:textId="2FA24FA6">
      <w:pPr>
        <w:pStyle w:val="Heading3"/>
        <w:bidi w:val="0"/>
        <w:rPr>
          <w:rFonts w:ascii="Times New Roman" w:hAnsi="Times New Roman" w:eastAsia="Times New Roman" w:cs="Times New Roman"/>
          <w:b w:val="1"/>
          <w:bCs w:val="1"/>
          <w:noProof w:val="0"/>
          <w:color w:val="auto"/>
          <w:sz w:val="24"/>
          <w:szCs w:val="24"/>
          <w:lang w:val="en-MY"/>
        </w:rPr>
      </w:pPr>
      <w:bookmarkStart w:name="_Toc1000050417" w:id="278736187"/>
      <w:r w:rsidRPr="2BAA8972" w:rsidR="3C0F8512">
        <w:rPr>
          <w:rFonts w:ascii="Times New Roman" w:hAnsi="Times New Roman" w:eastAsia="Times New Roman" w:cs="Times New Roman"/>
          <w:b w:val="1"/>
          <w:bCs w:val="1"/>
          <w:noProof w:val="0"/>
          <w:color w:val="auto"/>
          <w:sz w:val="24"/>
          <w:szCs w:val="24"/>
          <w:lang w:val="en-MY"/>
        </w:rPr>
        <w:t>3.3.4 Testing</w:t>
      </w:r>
      <w:bookmarkEnd w:id="278736187"/>
    </w:p>
    <w:p xmlns:wp14="http://schemas.microsoft.com/office/word/2010/wordml" w:rsidP="2BAA8972" wp14:paraId="1044C363" wp14:textId="0ECF32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auto"/>
          <w:lang w:val="en-MY"/>
        </w:rPr>
      </w:pPr>
      <w:r w:rsidRPr="2BAA8972" w:rsidR="3C0F8512">
        <w:rPr>
          <w:rFonts w:ascii="Times New Roman" w:hAnsi="Times New Roman" w:eastAsia="Times New Roman" w:cs="Times New Roman"/>
          <w:b w:val="0"/>
          <w:bCs w:val="0"/>
          <w:noProof w:val="0"/>
          <w:color w:val="auto"/>
          <w:lang w:val="en-MY"/>
        </w:rPr>
        <w:t xml:space="preserve">Before the architecture is </w:t>
      </w:r>
      <w:r w:rsidRPr="2BAA8972" w:rsidR="3C0F8512">
        <w:rPr>
          <w:rFonts w:ascii="Times New Roman" w:hAnsi="Times New Roman" w:eastAsia="Times New Roman" w:cs="Times New Roman"/>
          <w:b w:val="0"/>
          <w:bCs w:val="0"/>
          <w:noProof w:val="0"/>
          <w:color w:val="auto"/>
          <w:lang w:val="en-MY"/>
        </w:rPr>
        <w:t>finalized</w:t>
      </w:r>
      <w:r w:rsidRPr="2BAA8972" w:rsidR="3C0F8512">
        <w:rPr>
          <w:rFonts w:ascii="Times New Roman" w:hAnsi="Times New Roman" w:eastAsia="Times New Roman" w:cs="Times New Roman"/>
          <w:b w:val="0"/>
          <w:bCs w:val="0"/>
          <w:noProof w:val="0"/>
          <w:color w:val="auto"/>
          <w:lang w:val="en-MY"/>
        </w:rPr>
        <w:t>, it undergoes a verification process to ensure it al</w:t>
      </w:r>
      <w:r w:rsidRPr="2BAA8972" w:rsidR="0BDAAC26">
        <w:rPr>
          <w:rFonts w:ascii="Times New Roman" w:hAnsi="Times New Roman" w:eastAsia="Times New Roman" w:cs="Times New Roman"/>
          <w:b w:val="0"/>
          <w:bCs w:val="0"/>
          <w:noProof w:val="0"/>
          <w:color w:val="auto"/>
          <w:lang w:val="en-MY"/>
        </w:rPr>
        <w:t xml:space="preserve">igns with UTHM’s operational goals and technical standards. The proposed blueprint is </w:t>
      </w:r>
      <w:r w:rsidRPr="2BAA8972" w:rsidR="0BDAAC26">
        <w:rPr>
          <w:rFonts w:ascii="Times New Roman" w:hAnsi="Times New Roman" w:eastAsia="Times New Roman" w:cs="Times New Roman"/>
          <w:b w:val="0"/>
          <w:bCs w:val="0"/>
          <w:noProof w:val="0"/>
          <w:color w:val="auto"/>
          <w:lang w:val="en-MY"/>
        </w:rPr>
        <w:t>validated</w:t>
      </w:r>
      <w:r w:rsidRPr="2BAA8972" w:rsidR="0BDAAC26">
        <w:rPr>
          <w:rFonts w:ascii="Times New Roman" w:hAnsi="Times New Roman" w:eastAsia="Times New Roman" w:cs="Times New Roman"/>
          <w:b w:val="0"/>
          <w:bCs w:val="0"/>
          <w:noProof w:val="0"/>
          <w:color w:val="auto"/>
          <w:lang w:val="en-MY"/>
        </w:rPr>
        <w:t xml:space="preserve"> through an Expert Review process, where the team presents the architectural design to the UTHM D</w:t>
      </w:r>
      <w:r w:rsidRPr="2BAA8972" w:rsidR="3F15B414">
        <w:rPr>
          <w:rFonts w:ascii="Times New Roman" w:hAnsi="Times New Roman" w:eastAsia="Times New Roman" w:cs="Times New Roman"/>
          <w:b w:val="0"/>
          <w:bCs w:val="0"/>
          <w:noProof w:val="0"/>
          <w:color w:val="auto"/>
          <w:lang w:val="en-MY"/>
        </w:rPr>
        <w:t xml:space="preserve">ata Officer to verify that the unified data models and integration strategies are </w:t>
      </w:r>
      <w:r w:rsidRPr="2BAA8972" w:rsidR="3F15B414">
        <w:rPr>
          <w:rFonts w:ascii="Times New Roman" w:hAnsi="Times New Roman" w:eastAsia="Times New Roman" w:cs="Times New Roman"/>
          <w:b w:val="0"/>
          <w:bCs w:val="0"/>
          <w:noProof w:val="0"/>
          <w:color w:val="auto"/>
          <w:lang w:val="en-MY"/>
        </w:rPr>
        <w:t>feasible</w:t>
      </w:r>
      <w:r w:rsidRPr="2BAA8972" w:rsidR="3F15B414">
        <w:rPr>
          <w:rFonts w:ascii="Times New Roman" w:hAnsi="Times New Roman" w:eastAsia="Times New Roman" w:cs="Times New Roman"/>
          <w:b w:val="0"/>
          <w:bCs w:val="0"/>
          <w:noProof w:val="0"/>
          <w:color w:val="auto"/>
          <w:lang w:val="en-MY"/>
        </w:rPr>
        <w:t xml:space="preserve"> and </w:t>
      </w:r>
      <w:r w:rsidRPr="2BAA8972" w:rsidR="3F15B414">
        <w:rPr>
          <w:rFonts w:ascii="Times New Roman" w:hAnsi="Times New Roman" w:eastAsia="Times New Roman" w:cs="Times New Roman"/>
          <w:b w:val="0"/>
          <w:bCs w:val="0"/>
          <w:noProof w:val="0"/>
          <w:color w:val="auto"/>
          <w:lang w:val="en-MY"/>
        </w:rPr>
        <w:t>accurate</w:t>
      </w:r>
      <w:r w:rsidRPr="2BAA8972" w:rsidR="3F15B414">
        <w:rPr>
          <w:rFonts w:ascii="Times New Roman" w:hAnsi="Times New Roman" w:eastAsia="Times New Roman" w:cs="Times New Roman"/>
          <w:b w:val="0"/>
          <w:bCs w:val="0"/>
          <w:noProof w:val="0"/>
          <w:color w:val="auto"/>
          <w:lang w:val="en-MY"/>
        </w:rPr>
        <w:t>. This phase produces a validation report and a summary of feedback from domain experts to confirm the architecture add</w:t>
      </w:r>
      <w:r w:rsidRPr="2BAA8972" w:rsidR="675D1DF5">
        <w:rPr>
          <w:rFonts w:ascii="Times New Roman" w:hAnsi="Times New Roman" w:eastAsia="Times New Roman" w:cs="Times New Roman"/>
          <w:b w:val="0"/>
          <w:bCs w:val="0"/>
          <w:noProof w:val="0"/>
          <w:color w:val="auto"/>
          <w:lang w:val="en-MY"/>
        </w:rPr>
        <w:t>resses the identified gaps.</w:t>
      </w:r>
    </w:p>
    <w:p xmlns:wp14="http://schemas.microsoft.com/office/word/2010/wordml" w:rsidP="2BAA8972" wp14:paraId="4BFF9B1F" wp14:textId="2B1D91AE">
      <w:pPr>
        <w:pStyle w:val="Heading3"/>
        <w:bidi w:val="0"/>
        <w:rPr>
          <w:rFonts w:ascii="Times New Roman" w:hAnsi="Times New Roman" w:eastAsia="Times New Roman" w:cs="Times New Roman"/>
          <w:b w:val="1"/>
          <w:bCs w:val="1"/>
          <w:noProof w:val="0"/>
          <w:color w:val="auto"/>
          <w:sz w:val="24"/>
          <w:szCs w:val="24"/>
          <w:lang w:val="en-MY"/>
        </w:rPr>
      </w:pPr>
      <w:bookmarkStart w:name="_Toc838435638" w:id="1634565248"/>
      <w:r w:rsidRPr="2BAA8972" w:rsidR="675D1DF5">
        <w:rPr>
          <w:rFonts w:ascii="Times New Roman" w:hAnsi="Times New Roman" w:eastAsia="Times New Roman" w:cs="Times New Roman"/>
          <w:b w:val="1"/>
          <w:bCs w:val="1"/>
          <w:noProof w:val="0"/>
          <w:color w:val="auto"/>
          <w:sz w:val="24"/>
          <w:szCs w:val="24"/>
          <w:lang w:val="en-MY"/>
        </w:rPr>
        <w:t xml:space="preserve">3.3.5 </w:t>
      </w:r>
      <w:r w:rsidRPr="2BAA8972" w:rsidR="675D1DF5">
        <w:rPr>
          <w:rFonts w:ascii="Times New Roman" w:hAnsi="Times New Roman" w:eastAsia="Times New Roman" w:cs="Times New Roman"/>
          <w:b w:val="1"/>
          <w:bCs w:val="1"/>
          <w:noProof w:val="0"/>
          <w:color w:val="auto"/>
          <w:sz w:val="24"/>
          <w:szCs w:val="24"/>
          <w:lang w:val="en-MY"/>
        </w:rPr>
        <w:t>Deployment</w:t>
      </w:r>
      <w:bookmarkEnd w:id="1634565248"/>
    </w:p>
    <w:p xmlns:wp14="http://schemas.microsoft.com/office/word/2010/wordml" w:rsidP="2BAA8972" wp14:paraId="4078D1DC" wp14:textId="220D402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auto"/>
          <w:lang w:val="en-MY"/>
        </w:rPr>
      </w:pPr>
      <w:r w:rsidRPr="2BAA8972" w:rsidR="675D1DF5">
        <w:rPr>
          <w:rFonts w:ascii="Times New Roman" w:hAnsi="Times New Roman" w:eastAsia="Times New Roman" w:cs="Times New Roman"/>
          <w:b w:val="0"/>
          <w:bCs w:val="0"/>
          <w:noProof w:val="0"/>
          <w:color w:val="auto"/>
          <w:lang w:val="en-MY"/>
        </w:rPr>
        <w:t>Once the design is verified, the architecture is ready for delivery to the stakeholders. The final Enterprise Architecture</w:t>
      </w:r>
      <w:r w:rsidRPr="2BAA8972" w:rsidR="6E932C17">
        <w:rPr>
          <w:rFonts w:ascii="Times New Roman" w:hAnsi="Times New Roman" w:eastAsia="Times New Roman" w:cs="Times New Roman"/>
          <w:b w:val="0"/>
          <w:bCs w:val="0"/>
          <w:noProof w:val="0"/>
          <w:color w:val="auto"/>
          <w:lang w:val="en-MY"/>
        </w:rPr>
        <w:t xml:space="preserve"> proposal is formally presented to the university management, marking the transition from planning</w:t>
      </w:r>
      <w:r w:rsidRPr="2BAA8972" w:rsidR="3C66E44E">
        <w:rPr>
          <w:rFonts w:ascii="Times New Roman" w:hAnsi="Times New Roman" w:eastAsia="Times New Roman" w:cs="Times New Roman"/>
          <w:b w:val="0"/>
          <w:bCs w:val="0"/>
          <w:noProof w:val="0"/>
          <w:color w:val="auto"/>
          <w:lang w:val="en-MY"/>
        </w:rPr>
        <w:t xml:space="preserve"> to potential adoption. </w:t>
      </w:r>
      <w:r w:rsidRPr="2BAA8972" w:rsidR="6065CD77">
        <w:rPr>
          <w:rFonts w:ascii="Times New Roman" w:hAnsi="Times New Roman" w:eastAsia="Times New Roman" w:cs="Times New Roman"/>
          <w:b w:val="0"/>
          <w:bCs w:val="0"/>
          <w:noProof w:val="0"/>
          <w:color w:val="auto"/>
          <w:lang w:val="en-MY"/>
        </w:rPr>
        <w:t>For</w:t>
      </w:r>
      <w:r w:rsidRPr="2BAA8972" w:rsidR="3C66E44E">
        <w:rPr>
          <w:rFonts w:ascii="Times New Roman" w:hAnsi="Times New Roman" w:eastAsia="Times New Roman" w:cs="Times New Roman"/>
          <w:b w:val="0"/>
          <w:bCs w:val="0"/>
          <w:noProof w:val="0"/>
          <w:color w:val="auto"/>
          <w:lang w:val="en-MY"/>
        </w:rPr>
        <w:t xml:space="preserve"> this project, this phase </w:t>
      </w:r>
      <w:r w:rsidRPr="2BAA8972" w:rsidR="3C66E44E">
        <w:rPr>
          <w:rFonts w:ascii="Times New Roman" w:hAnsi="Times New Roman" w:eastAsia="Times New Roman" w:cs="Times New Roman"/>
          <w:b w:val="0"/>
          <w:bCs w:val="0"/>
          <w:noProof w:val="0"/>
          <w:color w:val="auto"/>
          <w:lang w:val="en-MY"/>
        </w:rPr>
        <w:t>represents</w:t>
      </w:r>
      <w:r w:rsidRPr="2BAA8972" w:rsidR="3C66E44E">
        <w:rPr>
          <w:rFonts w:ascii="Times New Roman" w:hAnsi="Times New Roman" w:eastAsia="Times New Roman" w:cs="Times New Roman"/>
          <w:b w:val="0"/>
          <w:bCs w:val="0"/>
          <w:noProof w:val="0"/>
          <w:color w:val="auto"/>
          <w:lang w:val="en-MY"/>
        </w:rPr>
        <w:t xml:space="preserve"> the submission of the final project report and the formal presentation of the unified platform proposal.</w:t>
      </w:r>
    </w:p>
    <w:p xmlns:wp14="http://schemas.microsoft.com/office/word/2010/wordml" w:rsidP="2BAA8972" wp14:paraId="53E93DD3" wp14:textId="24D4D965">
      <w:pPr>
        <w:pStyle w:val="Heading3"/>
        <w:bidi w:val="0"/>
        <w:rPr>
          <w:rFonts w:ascii="Times New Roman" w:hAnsi="Times New Roman" w:eastAsia="Times New Roman" w:cs="Times New Roman"/>
          <w:b w:val="1"/>
          <w:bCs w:val="1"/>
          <w:noProof w:val="0"/>
          <w:color w:val="auto"/>
          <w:sz w:val="24"/>
          <w:szCs w:val="24"/>
          <w:lang w:val="en-MY"/>
        </w:rPr>
      </w:pPr>
      <w:bookmarkStart w:name="_Toc873846473" w:id="1083410220"/>
      <w:r w:rsidRPr="2BAA8972" w:rsidR="0F98F0FA">
        <w:rPr>
          <w:rFonts w:ascii="Times New Roman" w:hAnsi="Times New Roman" w:eastAsia="Times New Roman" w:cs="Times New Roman"/>
          <w:b w:val="1"/>
          <w:bCs w:val="1"/>
          <w:noProof w:val="0"/>
          <w:color w:val="auto"/>
          <w:sz w:val="24"/>
          <w:szCs w:val="24"/>
          <w:lang w:val="en-MY"/>
        </w:rPr>
        <w:t>3.3.6 Maintenance</w:t>
      </w:r>
      <w:bookmarkEnd w:id="1083410220"/>
    </w:p>
    <w:p xmlns:wp14="http://schemas.microsoft.com/office/word/2010/wordml" w:rsidP="2BAA8972" wp14:paraId="41944320" wp14:textId="35B7AA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noProof w:val="0"/>
          <w:color w:val="auto"/>
          <w:lang w:val="en-MY"/>
        </w:rPr>
      </w:pPr>
      <w:r w:rsidRPr="2BAA8972" w:rsidR="0F98F0FA">
        <w:rPr>
          <w:rFonts w:ascii="Times New Roman" w:hAnsi="Times New Roman" w:eastAsia="Times New Roman" w:cs="Times New Roman"/>
          <w:b w:val="0"/>
          <w:bCs w:val="0"/>
          <w:noProof w:val="0"/>
          <w:color w:val="auto"/>
          <w:lang w:val="en-MY"/>
        </w:rPr>
        <w:t>The final phase focuses on the long-term sustainability of the architecture. Although this project concludes upon submission, this phase outlines reco</w:t>
      </w:r>
      <w:r w:rsidRPr="2BAA8972" w:rsidR="6963E676">
        <w:rPr>
          <w:rFonts w:ascii="Times New Roman" w:hAnsi="Times New Roman" w:eastAsia="Times New Roman" w:cs="Times New Roman"/>
          <w:b w:val="0"/>
          <w:bCs w:val="0"/>
          <w:noProof w:val="0"/>
          <w:color w:val="auto"/>
          <w:lang w:val="en-MY"/>
        </w:rPr>
        <w:t xml:space="preserve">mmendations for future governance to ensure the unified platform </w:t>
      </w:r>
      <w:r w:rsidRPr="2BAA8972" w:rsidR="6963E676">
        <w:rPr>
          <w:rFonts w:ascii="Times New Roman" w:hAnsi="Times New Roman" w:eastAsia="Times New Roman" w:cs="Times New Roman"/>
          <w:b w:val="0"/>
          <w:bCs w:val="0"/>
          <w:noProof w:val="0"/>
          <w:color w:val="auto"/>
          <w:lang w:val="en-MY"/>
        </w:rPr>
        <w:t>remains</w:t>
      </w:r>
      <w:r w:rsidRPr="2BAA8972" w:rsidR="6963E676">
        <w:rPr>
          <w:rFonts w:ascii="Times New Roman" w:hAnsi="Times New Roman" w:eastAsia="Times New Roman" w:cs="Times New Roman"/>
          <w:b w:val="0"/>
          <w:bCs w:val="0"/>
          <w:noProof w:val="0"/>
          <w:color w:val="auto"/>
          <w:lang w:val="en-MY"/>
        </w:rPr>
        <w:t xml:space="preserve"> adaptable to new educational technologies or changes in UTHM’s strategic direction. The key out</w:t>
      </w:r>
      <w:r w:rsidRPr="2BAA8972" w:rsidR="3D784E4C">
        <w:rPr>
          <w:rFonts w:ascii="Times New Roman" w:hAnsi="Times New Roman" w:eastAsia="Times New Roman" w:cs="Times New Roman"/>
          <w:b w:val="0"/>
          <w:bCs w:val="0"/>
          <w:noProof w:val="0"/>
          <w:color w:val="auto"/>
          <w:lang w:val="en-MY"/>
        </w:rPr>
        <w:t xml:space="preserve">put here is a set of recommendations for future architecture governance and </w:t>
      </w:r>
      <w:r w:rsidRPr="2BAA8972" w:rsidR="3D784E4C">
        <w:rPr>
          <w:rFonts w:ascii="Times New Roman" w:hAnsi="Times New Roman" w:eastAsia="Times New Roman" w:cs="Times New Roman"/>
          <w:b w:val="0"/>
          <w:bCs w:val="0"/>
          <w:noProof w:val="0"/>
          <w:color w:val="auto"/>
          <w:lang w:val="en-MY"/>
        </w:rPr>
        <w:t>scalability</w:t>
      </w:r>
      <w:r w:rsidRPr="2BAA8972" w:rsidR="3D784E4C">
        <w:rPr>
          <w:rFonts w:ascii="Times New Roman" w:hAnsi="Times New Roman" w:eastAsia="Times New Roman" w:cs="Times New Roman"/>
          <w:b w:val="0"/>
          <w:bCs w:val="0"/>
          <w:noProof w:val="0"/>
          <w:color w:val="auto"/>
          <w:lang w:val="en-MY"/>
        </w:rPr>
        <w:t>.</w:t>
      </w:r>
    </w:p>
    <w:p xmlns:wp14="http://schemas.microsoft.com/office/word/2010/wordml" w:rsidP="2BAA8972" wp14:paraId="43494E02" wp14:textId="3E320763">
      <w:pPr>
        <w:pStyle w:val="Heading2"/>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416412121" w:id="2122927181"/>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3.4</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PROJECT PLANNING SCHEDULE</w:t>
      </w:r>
      <w:bookmarkEnd w:id="2122927181"/>
    </w:p>
    <w:p xmlns:wp14="http://schemas.microsoft.com/office/word/2010/wordml" w:rsidP="2BAA8972" wp14:paraId="5345FF6F" wp14:textId="2B5F56D5">
      <w:pPr>
        <w:pStyle w:val="Normal"/>
        <w:keepNext w:val="1"/>
        <w:keepLines w:val="1"/>
        <w:suppressLineNumbers w:val="0"/>
        <w:bidi w:val="0"/>
        <w:spacing w:line="360" w:lineRule="auto"/>
        <w:jc w:val="both"/>
        <w:rPr>
          <w:rFonts w:ascii="Times New Roman" w:hAnsi="Times New Roman" w:eastAsia="Times New Roman" w:cs="Times New Roman"/>
          <w:noProof w:val="0"/>
          <w:lang w:val="en-MY"/>
        </w:rPr>
      </w:pPr>
      <w:r w:rsidRPr="2BAA8972" w:rsidR="77A7E1A5">
        <w:rPr>
          <w:rFonts w:ascii="Times New Roman" w:hAnsi="Times New Roman" w:eastAsia="Times New Roman" w:cs="Times New Roman"/>
          <w:noProof w:val="0"/>
          <w:lang w:val="en-MY"/>
        </w:rPr>
        <w:t xml:space="preserve">The project planning schedule, as illustrated in Figure xx, follows the sequential stages of the Waterfall </w:t>
      </w:r>
      <w:r w:rsidRPr="2BAA8972" w:rsidR="77A7E1A5">
        <w:rPr>
          <w:rFonts w:ascii="Times New Roman" w:hAnsi="Times New Roman" w:eastAsia="Times New Roman" w:cs="Times New Roman"/>
          <w:noProof w:val="0"/>
          <w:lang w:val="en-MY"/>
        </w:rPr>
        <w:t>methodology</w:t>
      </w:r>
      <w:r w:rsidRPr="2BAA8972" w:rsidR="77A7E1A5">
        <w:rPr>
          <w:rFonts w:ascii="Times New Roman" w:hAnsi="Times New Roman" w:eastAsia="Times New Roman" w:cs="Times New Roman"/>
          <w:noProof w:val="0"/>
          <w:lang w:val="en-MY"/>
        </w:rPr>
        <w:t xml:space="preserve"> to ensure a structure development process. The timeline begins with a collective planning and anal</w:t>
      </w:r>
      <w:r w:rsidRPr="2BAA8972" w:rsidR="4036500A">
        <w:rPr>
          <w:rFonts w:ascii="Times New Roman" w:hAnsi="Times New Roman" w:eastAsia="Times New Roman" w:cs="Times New Roman"/>
          <w:noProof w:val="0"/>
          <w:lang w:val="en-MY"/>
        </w:rPr>
        <w:t xml:space="preserve">ysis phase, where the entire team conducts a site visit to UTHM and prepares interview questions to define the system </w:t>
      </w:r>
      <w:r w:rsidRPr="2BAA8972" w:rsidR="317F02BA">
        <w:rPr>
          <w:rFonts w:ascii="Times New Roman" w:hAnsi="Times New Roman" w:eastAsia="Times New Roman" w:cs="Times New Roman"/>
          <w:noProof w:val="0"/>
          <w:lang w:val="en-MY"/>
        </w:rPr>
        <w:t>requirements. The</w:t>
      </w:r>
      <w:r w:rsidRPr="2BAA8972" w:rsidR="4036500A">
        <w:rPr>
          <w:rFonts w:ascii="Times New Roman" w:hAnsi="Times New Roman" w:eastAsia="Times New Roman" w:cs="Times New Roman"/>
          <w:noProof w:val="0"/>
          <w:lang w:val="en-MY"/>
        </w:rPr>
        <w:t xml:space="preserve"> project moves into design phase, where individual responsibi</w:t>
      </w:r>
      <w:r w:rsidRPr="2BAA8972" w:rsidR="4036500A">
        <w:rPr>
          <w:rFonts w:ascii="Times New Roman" w:hAnsi="Times New Roman" w:eastAsia="Times New Roman" w:cs="Times New Roman"/>
          <w:noProof w:val="0"/>
          <w:lang w:val="en-MY"/>
        </w:rPr>
        <w:t xml:space="preserve">lities are </w:t>
      </w:r>
      <w:r w:rsidRPr="2BAA8972" w:rsidR="4036500A">
        <w:rPr>
          <w:rFonts w:ascii="Times New Roman" w:hAnsi="Times New Roman" w:eastAsia="Times New Roman" w:cs="Times New Roman"/>
          <w:noProof w:val="0"/>
          <w:lang w:val="en-MY"/>
        </w:rPr>
        <w:t>a</w:t>
      </w:r>
      <w:r w:rsidRPr="2BAA8972" w:rsidR="4B589E04">
        <w:rPr>
          <w:rFonts w:ascii="Times New Roman" w:hAnsi="Times New Roman" w:eastAsia="Times New Roman" w:cs="Times New Roman"/>
          <w:noProof w:val="0"/>
          <w:lang w:val="en-MY"/>
        </w:rPr>
        <w:t xml:space="preserve">ssigned to </w:t>
      </w:r>
      <w:r w:rsidRPr="2BAA8972" w:rsidR="4A06A43A">
        <w:rPr>
          <w:rFonts w:ascii="Times New Roman" w:hAnsi="Times New Roman" w:eastAsia="Times New Roman" w:cs="Times New Roman"/>
          <w:noProof w:val="0"/>
          <w:lang w:val="en-MY"/>
        </w:rPr>
        <w:t>all team members</w:t>
      </w:r>
      <w:r w:rsidRPr="2BAA8972" w:rsidR="4B589E04">
        <w:rPr>
          <w:rFonts w:ascii="Times New Roman" w:hAnsi="Times New Roman" w:eastAsia="Times New Roman" w:cs="Times New Roman"/>
          <w:noProof w:val="0"/>
          <w:lang w:val="en-MY"/>
        </w:rPr>
        <w:t xml:space="preserve"> to develop specific tasks for the seven modules. The schedule then transitions into the implementation phase, focusing on </w:t>
      </w:r>
      <w:r w:rsidRPr="2BAA8972" w:rsidR="486BD8E9">
        <w:rPr>
          <w:rFonts w:ascii="Times New Roman" w:hAnsi="Times New Roman" w:eastAsia="Times New Roman" w:cs="Times New Roman"/>
          <w:noProof w:val="0"/>
          <w:lang w:val="en-MY"/>
        </w:rPr>
        <w:t>database</w:t>
      </w:r>
      <w:r w:rsidRPr="2BAA8972" w:rsidR="122BF8A7">
        <w:rPr>
          <w:rFonts w:ascii="Times New Roman" w:hAnsi="Times New Roman" w:eastAsia="Times New Roman" w:cs="Times New Roman"/>
          <w:noProof w:val="0"/>
          <w:lang w:val="en-MY"/>
        </w:rPr>
        <w:t xml:space="preserve"> creation, and coding</w:t>
      </w:r>
      <w:r w:rsidRPr="2BAA8972" w:rsidR="4EB2905D">
        <w:rPr>
          <w:rFonts w:ascii="Times New Roman" w:hAnsi="Times New Roman" w:eastAsia="Times New Roman" w:cs="Times New Roman"/>
          <w:noProof w:val="0"/>
          <w:lang w:val="en-MY"/>
        </w:rPr>
        <w:t>.</w:t>
      </w:r>
      <w:r w:rsidRPr="2BAA8972" w:rsidR="221E5F36">
        <w:rPr>
          <w:rFonts w:ascii="Times New Roman" w:hAnsi="Times New Roman" w:eastAsia="Times New Roman" w:cs="Times New Roman"/>
          <w:noProof w:val="0"/>
          <w:lang w:val="en-MY"/>
        </w:rPr>
        <w:t xml:space="preserve"> Finally, the process concludes with a testing and </w:t>
      </w:r>
      <w:r w:rsidRPr="2BAA8972" w:rsidR="51B13F6A">
        <w:rPr>
          <w:rFonts w:ascii="Times New Roman" w:hAnsi="Times New Roman" w:eastAsia="Times New Roman" w:cs="Times New Roman"/>
          <w:noProof w:val="0"/>
          <w:lang w:val="en-MY"/>
        </w:rPr>
        <w:t>deployment</w:t>
      </w:r>
      <w:r w:rsidRPr="2BAA8972" w:rsidR="221E5F36">
        <w:rPr>
          <w:rFonts w:ascii="Times New Roman" w:hAnsi="Times New Roman" w:eastAsia="Times New Roman" w:cs="Times New Roman"/>
          <w:noProof w:val="0"/>
          <w:lang w:val="en-MY"/>
        </w:rPr>
        <w:t xml:space="preserve"> </w:t>
      </w:r>
      <w:r w:rsidRPr="2BAA8972" w:rsidR="221E5F36">
        <w:rPr>
          <w:rFonts w:ascii="Times New Roman" w:hAnsi="Times New Roman" w:eastAsia="Times New Roman" w:cs="Times New Roman"/>
          <w:noProof w:val="0"/>
          <w:lang w:val="en-MY"/>
        </w:rPr>
        <w:t>phase</w:t>
      </w:r>
      <w:r w:rsidRPr="2BAA8972" w:rsidR="58215490">
        <w:rPr>
          <w:rFonts w:ascii="Times New Roman" w:hAnsi="Times New Roman" w:eastAsia="Times New Roman" w:cs="Times New Roman"/>
          <w:noProof w:val="0"/>
          <w:lang w:val="en-MY"/>
        </w:rPr>
        <w:t>.</w:t>
      </w:r>
    </w:p>
    <w:p xmlns:wp14="http://schemas.microsoft.com/office/word/2010/wordml" w:rsidP="2BAA8972" wp14:paraId="2AEA5E4E" wp14:textId="00D251A9">
      <w:pPr>
        <w:pStyle w:val="Normal"/>
        <w:keepNext w:val="1"/>
        <w:keepLines w:val="1"/>
        <w:suppressLineNumbers w:val="0"/>
        <w:bidi w:val="0"/>
        <w:spacing w:line="360" w:lineRule="auto"/>
        <w:jc w:val="center"/>
      </w:pPr>
      <w:r w:rsidR="0251311C">
        <w:drawing>
          <wp:inline xmlns:wp14="http://schemas.microsoft.com/office/word/2010/wordprocessingDrawing" wp14:editId="679474B8" wp14:anchorId="2595D205">
            <wp:extent cx="5076825" cy="5360303"/>
            <wp:effectExtent l="0" t="0" r="0" b="0"/>
            <wp:docPr id="1350413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0413666" name="Picture 1350413666"/>
                    <pic:cNvPicPr/>
                  </pic:nvPicPr>
                  <pic:blipFill>
                    <a:blip xmlns:r="http://schemas.openxmlformats.org/officeDocument/2006/relationships" r:embed="rId1927854734">
                      <a:extLst>
                        <a:ext uri="{28A0092B-C50C-407E-A947-70E740481C1C}">
                          <a14:useLocalDpi xmlns:a14="http://schemas.microsoft.com/office/drawing/2010/main"/>
                        </a:ext>
                      </a:extLst>
                    </a:blip>
                    <a:stretch>
                      <a:fillRect/>
                    </a:stretch>
                  </pic:blipFill>
                  <pic:spPr>
                    <a:xfrm rot="0">
                      <a:off x="0" y="0"/>
                      <a:ext cx="5076825" cy="5360303"/>
                    </a:xfrm>
                    <a:prstGeom prst="rect">
                      <a:avLst/>
                    </a:prstGeom>
                  </pic:spPr>
                </pic:pic>
              </a:graphicData>
            </a:graphic>
          </wp:inline>
        </w:drawing>
      </w:r>
    </w:p>
    <w:p w:rsidR="084EC85C" w:rsidP="2BAA8972" w:rsidRDefault="084EC85C" w14:paraId="085D4DE7" w14:textId="7110C231">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Change w:author="Guest User" w:date="2025-12-28T09:48:35.729Z">
          <w:pPr>
            <w:pStyle w:val="Normal"/>
            <w:bidi w:val="0"/>
            <w:spacing w:before="0" w:beforeAutospacing="off" w:after="160" w:afterAutospacing="off" w:line="279" w:lineRule="auto"/>
            <w:ind w:left="0" w:right="0"/>
            <w:jc w:val="both"/>
          </w:pPr>
        </w:pPrChange>
      </w:pPr>
      <w:r w:rsidRPr="2BAA8972" w:rsidR="084EC8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Figure </w:t>
      </w:r>
      <w:r w:rsidRPr="2BAA8972" w:rsidR="4651EA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3.2</w:t>
      </w:r>
      <w:r w:rsidRPr="2BAA8972" w:rsidR="084EC8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BAA8972" w:rsidR="084EC8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6ef770c5ed564bb8">
        <w:r w:rsidRPr="2BAA8972" w:rsidR="084EC85C">
          <w:rPr>
            <w:rStyle w:val="Hyperlink"/>
            <w:rFonts w:ascii="Times New Roman" w:hAnsi="Times New Roman" w:eastAsia="Times New Roman" w:cs="Times New Roman"/>
            <w:b w:val="0"/>
            <w:bCs w:val="0"/>
            <w:i w:val="0"/>
            <w:iCs w:val="0"/>
            <w:caps w:val="0"/>
            <w:smallCaps w:val="0"/>
            <w:noProof w:val="0"/>
            <w:sz w:val="24"/>
            <w:szCs w:val="24"/>
            <w:lang w:val="en-US"/>
          </w:rPr>
          <w:t>Gantt Chart</w:t>
        </w:r>
      </w:hyperlink>
    </w:p>
    <w:p xmlns:wp14="http://schemas.microsoft.com/office/word/2010/wordml" w:rsidP="2BAA8972" wp14:paraId="33355F1E" wp14:textId="4875187F">
      <w:pPr>
        <w:pStyle w:val="Heading2"/>
        <w:keepNext w:val="1"/>
        <w:keepLines w:val="1"/>
        <w:bidi w:val="0"/>
        <w:spacing w:before="160" w:after="80" w:line="360" w:lineRule="auto"/>
        <w:jc w:val="both"/>
        <w:rPr>
          <w:del w:author="Guest User" w:date="2025-12-28T09:56:06.445Z" w16du:dateUtc="2025-12-28T09:56:06.445Z" w:id="2129893606"/>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378009705" w:id="387859320"/>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3.5</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SUMMARY</w:t>
      </w:r>
      <w:bookmarkEnd w:id="387859320"/>
    </w:p>
    <w:p xmlns:wp14="http://schemas.microsoft.com/office/word/2010/wordml" w:rsidP="2BAA8972" wp14:paraId="20A89E7F" wp14:textId="3F083961">
      <w:pPr>
        <w:pStyle w:val="Normal"/>
        <w:bidi w:val="0"/>
        <w:spacing w:before="240" w:before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Change w:author="Guest User" w:date="2025-12-28T09:56:50.923Z">
          <w:pPr>
            <w:jc w:val="both"/>
          </w:pPr>
        </w:pPrChange>
      </w:pPr>
      <w:r w:rsidRPr="2BAA8972" w:rsidR="1B1F308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The enterprise architecture for </w:t>
      </w:r>
      <w:r w:rsidRPr="2BAA8972" w:rsidR="1B1F308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Universiti</w:t>
      </w:r>
      <w:r w:rsidRPr="2BAA8972" w:rsidR="1B1F308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Tun Hussein Onn Malaysia (UTHM) is developed using the Waterfall </w:t>
      </w:r>
      <w:r w:rsidRPr="2BAA8972" w:rsidR="1B1F308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methodology</w:t>
      </w:r>
      <w:r w:rsidRPr="2BAA8972" w:rsidR="191641B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which follows a structured and sequential development process. This approach organizes the project into clear phases, including planning, analysis, design, implementation, and t</w:t>
      </w:r>
      <w:r w:rsidRPr="2BAA8972" w:rsidR="589A5D8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esting, ensuring that each stage is completed before moving forward and </w:t>
      </w:r>
      <w:r w:rsidRPr="2BAA8972" w:rsidR="589A5D8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remains</w:t>
      </w:r>
      <w:r w:rsidRPr="2BAA8972" w:rsidR="589A5D8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aligned with UTHM operational requirements.</w:t>
      </w:r>
    </w:p>
    <w:p xmlns:wp14="http://schemas.microsoft.com/office/word/2010/wordml" w:rsidP="2BAA8972" wp14:paraId="01BA0EFA" wp14:textId="781F1E06">
      <w:pPr>
        <w:pStyle w:val="Normal"/>
        <w:bidi w:val="0"/>
        <w:spacing w:before="240" w:before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BAA8972" w:rsidR="589A5D8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The Waterfall </w:t>
      </w:r>
      <w:r w:rsidRPr="2BAA8972" w:rsidR="589A5D8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methodology</w:t>
      </w:r>
      <w:r w:rsidRPr="2BAA8972" w:rsidR="589A5D8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is suitable for this project because enterprise architecture involves complex </w:t>
      </w:r>
      <w:r w:rsidRPr="2BAA8972" w:rsidR="5A6F9EB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systems</w:t>
      </w:r>
      <w:r w:rsidRPr="2BAA8972" w:rsidR="27448FA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2BAA8972" w:rsidR="589A5D8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and </w:t>
      </w:r>
      <w:r w:rsidRPr="2BAA8972" w:rsidR="63AFDDE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long-term</w:t>
      </w:r>
      <w:r w:rsidRPr="2BAA8972" w:rsidR="589A5D8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planning that require clearly defined requirements. Understanding </w:t>
      </w:r>
      <w:r w:rsidRPr="2BAA8972" w:rsidR="70E3DEE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all requirements at the early stage helps reduce the risk of system misalignment and improves the quality of architectural design. In addition, clear documentation produced in each phase supports future system </w:t>
      </w:r>
      <w:r w:rsidRPr="2BAA8972" w:rsidR="70E3DEE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mainte</w:t>
      </w:r>
      <w:r w:rsidRPr="2BAA8972" w:rsidR="5E8CA7C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nance and enhancement activities.</w:t>
      </w:r>
    </w:p>
    <w:p xmlns:wp14="http://schemas.microsoft.com/office/word/2010/wordml" w:rsidP="2BAA8972" wp14:paraId="14AAAB79" wp14:textId="4EF96488">
      <w:pPr>
        <w:pStyle w:val="Normal"/>
        <w:bidi w:val="0"/>
        <w:spacing w:before="240" w:before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BAA8972" w:rsidR="5E8CA7C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 project planning schedule follows the sequential flow of the Waterfall model, beginning with site visits and requirement analysis. The process then moves into the design phase, where responsibilities are distributed among te</w:t>
      </w:r>
      <w:r w:rsidRPr="2BAA8972" w:rsidR="73EB346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am members, followed by implementation activities such as database creation and the </w:t>
      </w:r>
      <w:r w:rsidRPr="2BAA8972" w:rsidR="44E0079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use</w:t>
      </w:r>
      <w:r w:rsidRPr="2BAA8972" w:rsidR="73EB346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of framework such SAP Build. The project concludes with testing and deployment to ensure the proposed enterprise archit</w:t>
      </w:r>
      <w:r w:rsidRPr="2BAA8972" w:rsidR="5CE637E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ecture functions as intended within the university environment.</w:t>
      </w:r>
    </w:p>
    <w:p xmlns:wp14="http://schemas.microsoft.com/office/word/2010/wordml" w:rsidP="2BAA8972" wp14:paraId="1298A986" wp14:textId="70B31E56">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37082628" wp14:textId="5EBFD879">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1C43AC68" wp14:textId="2D5B8102">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4DCBE30E" wp14:textId="6DF6DD54">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63E3D8F4" wp14:textId="68731775">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07DDAD0B" wp14:textId="015A556F">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022190A1" wp14:textId="4B6D8CD5">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7323B114" wp14:textId="162ACF07">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6C021F64" wp14:textId="04870CA3">
      <w:pPr>
        <w:pStyle w:val="Heading1"/>
        <w:bidi w:val="0"/>
        <w:jc w:val="both"/>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p>
    <w:p xmlns:wp14="http://schemas.microsoft.com/office/word/2010/wordml" w:rsidP="2BAA8972" wp14:paraId="75FAA33B" wp14:textId="7B234B44">
      <w:pPr>
        <w:bidi w:val="0"/>
        <w:jc w:val="both"/>
        <w:rPr>
          <w:rFonts w:ascii="Times New Roman" w:hAnsi="Times New Roman" w:eastAsia="Times New Roman" w:cs="Times New Roman"/>
        </w:rPr>
      </w:pPr>
      <w:r w:rsidRPr="2BAA8972">
        <w:rPr>
          <w:rFonts w:ascii="Times New Roman" w:hAnsi="Times New Roman" w:eastAsia="Times New Roman" w:cs="Times New Roman"/>
        </w:rPr>
        <w:br w:type="page"/>
      </w:r>
    </w:p>
    <w:p xmlns:wp14="http://schemas.microsoft.com/office/word/2010/wordml" w:rsidP="2BAA8972" wp14:paraId="3EC56497" wp14:textId="39AB07F5">
      <w:pPr>
        <w:pStyle w:val="Heading1"/>
        <w:bidi w:val="0"/>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Change w:author="Guest User" w:date="2025-12-28T09:48:29.18Z">
          <w:pPr>
            <w:pStyle w:val="Heading1"/>
            <w:bidi w:val="0"/>
            <w:jc w:val="both"/>
          </w:pPr>
        </w:pPrChange>
      </w:pPr>
      <w:bookmarkStart w:name="_Toc1607703862" w:id="612753625"/>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CHAPTER 4</w:t>
      </w:r>
      <w:bookmarkEnd w:id="612753625"/>
    </w:p>
    <w:p xmlns:wp14="http://schemas.microsoft.com/office/word/2010/wordml" w:rsidP="2BAA8972" wp14:paraId="2C1776F9" wp14:textId="626D3B84">
      <w:pPr>
        <w:bidi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8:29.181Z">
          <w:pPr>
            <w:spacing w:line="360" w:lineRule="auto"/>
            <w:jc w:val="both"/>
          </w:pPr>
        </w:pPrChange>
      </w:pPr>
      <w:r w:rsidRPr="2BAA8972" w:rsidR="0BA5A4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w:t>
      </w:r>
      <w:r w:rsidRPr="2BAA8972" w:rsidR="0BA5A4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ANALYSIS AND DESIGN</w:t>
      </w:r>
    </w:p>
    <w:p xmlns:wp14="http://schemas.microsoft.com/office/word/2010/wordml" w:rsidP="2BAA8972" wp14:paraId="1F8C64C5" wp14:textId="34BBFC49">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59F8C415" wp14:textId="7CF0B650">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367504350" w:id="1553988572"/>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4.1</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INTRODUCTION</w:t>
      </w:r>
      <w:bookmarkEnd w:id="1553988572"/>
    </w:p>
    <w:p w:rsidR="38EE6038" w:rsidP="2BAA8972" w:rsidRDefault="38EE6038" w14:paraId="269503EF" w14:textId="7B601A04">
      <w:pPr>
        <w:keepNext w:val="1"/>
        <w:keepLines w:val="1"/>
        <w:bidi w:val="0"/>
        <w:spacing w:line="360" w:lineRule="auto"/>
        <w:jc w:val="both"/>
        <w:rPr>
          <w:rFonts w:ascii="Aptos" w:hAnsi="Aptos" w:eastAsia="Aptos" w:cs="Aptos"/>
          <w:noProof w:val="0"/>
          <w:sz w:val="24"/>
          <w:szCs w:val="24"/>
          <w:lang w:val="en-MY"/>
        </w:rPr>
      </w:pPr>
      <w:r w:rsidRPr="2BAA8972" w:rsidR="38EE60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This chapter’s focuses on the design and analysis of the proposed system and the Enterprise Architecture (EA) for Universiti Tun Hussein Onn Malaysia (UTHM). It looks at the current system to find issues and requirements followed by the right enterprise architecture and system design approaches to create an improved EA. This chapter’s outputs include the system architecture, database design and interface design to offer a clear foundation for the EA implementation stage.</w:t>
      </w:r>
    </w:p>
    <w:p xmlns:wp14="http://schemas.microsoft.com/office/word/2010/wordml" w:rsidP="2BAA8972" wp14:paraId="0F48D31B" wp14:textId="0EEACE67">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7C508D09" wp14:textId="37F67F0B">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855619919" w:id="561663271"/>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4.2</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COMPANY ORGANIZATION STRUCTURE</w:t>
      </w:r>
      <w:bookmarkEnd w:id="561663271"/>
    </w:p>
    <w:p w:rsidR="2C6BFE11" w:rsidP="2BAA8972" w:rsidRDefault="2C6BFE11" w14:paraId="4EFA8ABA" w14:textId="757E1BC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lang w:val="en-MY"/>
        </w:rPr>
      </w:pPr>
      <w:r w:rsidRPr="2BAA8972" w:rsidR="2C6BFE11">
        <w:rPr>
          <w:rFonts w:ascii="Times New Roman" w:hAnsi="Times New Roman" w:eastAsia="Times New Roman" w:cs="Times New Roman"/>
          <w:noProof w:val="0"/>
          <w:lang w:val="en-MY"/>
        </w:rPr>
        <w:t xml:space="preserve">The Information Technology Centre (PTM) at </w:t>
      </w:r>
      <w:r w:rsidRPr="2BAA8972" w:rsidR="2C6BFE11">
        <w:rPr>
          <w:rFonts w:ascii="Times New Roman" w:hAnsi="Times New Roman" w:eastAsia="Times New Roman" w:cs="Times New Roman"/>
          <w:noProof w:val="0"/>
          <w:lang w:val="en-MY"/>
        </w:rPr>
        <w:t>Universiti</w:t>
      </w:r>
      <w:r w:rsidRPr="2BAA8972" w:rsidR="2C6BFE11">
        <w:rPr>
          <w:rFonts w:ascii="Times New Roman" w:hAnsi="Times New Roman" w:eastAsia="Times New Roman" w:cs="Times New Roman"/>
          <w:noProof w:val="0"/>
          <w:lang w:val="en-MY"/>
        </w:rPr>
        <w:t xml:space="preserve"> Tun Hussein Onn Malaysia (UTHM) </w:t>
      </w:r>
      <w:r w:rsidRPr="2BAA8972" w:rsidR="2C6BFE11">
        <w:rPr>
          <w:rFonts w:ascii="Times New Roman" w:hAnsi="Times New Roman" w:eastAsia="Times New Roman" w:cs="Times New Roman"/>
          <w:noProof w:val="0"/>
          <w:lang w:val="en-MY"/>
        </w:rPr>
        <w:t>operates</w:t>
      </w:r>
      <w:r w:rsidRPr="2BAA8972" w:rsidR="2C6BFE11">
        <w:rPr>
          <w:rFonts w:ascii="Times New Roman" w:hAnsi="Times New Roman" w:eastAsia="Times New Roman" w:cs="Times New Roman"/>
          <w:noProof w:val="0"/>
          <w:lang w:val="en-MY"/>
        </w:rPr>
        <w:t xml:space="preserve"> under a structured hierarchy led by a Director and a Senior Depu</w:t>
      </w:r>
      <w:r w:rsidRPr="2BAA8972" w:rsidR="6A598C7B">
        <w:rPr>
          <w:rFonts w:ascii="Times New Roman" w:hAnsi="Times New Roman" w:eastAsia="Times New Roman" w:cs="Times New Roman"/>
          <w:noProof w:val="0"/>
          <w:lang w:val="en-MY"/>
        </w:rPr>
        <w:t>ty Director</w:t>
      </w:r>
      <w:r w:rsidRPr="2BAA8972" w:rsidR="1147014C">
        <w:rPr>
          <w:rFonts w:ascii="Times New Roman" w:hAnsi="Times New Roman" w:eastAsia="Times New Roman" w:cs="Times New Roman"/>
          <w:noProof w:val="0"/>
          <w:lang w:val="en-MY"/>
        </w:rPr>
        <w:t>, supported by an Office Secretary Assistant</w:t>
      </w:r>
      <w:r w:rsidRPr="2BAA8972" w:rsidR="6A598C7B">
        <w:rPr>
          <w:rFonts w:ascii="Times New Roman" w:hAnsi="Times New Roman" w:eastAsia="Times New Roman" w:cs="Times New Roman"/>
          <w:noProof w:val="0"/>
          <w:lang w:val="en-MY"/>
        </w:rPr>
        <w:t xml:space="preserve">. The department is organized into six main divisions that handle </w:t>
      </w:r>
      <w:r w:rsidRPr="2BAA8972" w:rsidR="6A598C7B">
        <w:rPr>
          <w:rFonts w:ascii="Times New Roman" w:hAnsi="Times New Roman" w:eastAsia="Times New Roman" w:cs="Times New Roman"/>
          <w:noProof w:val="0"/>
          <w:lang w:val="en-MY"/>
        </w:rPr>
        <w:t>different parts</w:t>
      </w:r>
      <w:r w:rsidRPr="2BAA8972" w:rsidR="6A598C7B">
        <w:rPr>
          <w:rFonts w:ascii="Times New Roman" w:hAnsi="Times New Roman" w:eastAsia="Times New Roman" w:cs="Times New Roman"/>
          <w:noProof w:val="0"/>
          <w:lang w:val="en-MY"/>
        </w:rPr>
        <w:t xml:space="preserve"> of the university’s </w:t>
      </w:r>
      <w:r w:rsidRPr="2BAA8972" w:rsidR="4EE91FBF">
        <w:rPr>
          <w:rFonts w:ascii="Times New Roman" w:hAnsi="Times New Roman" w:eastAsia="Times New Roman" w:cs="Times New Roman"/>
          <w:noProof w:val="0"/>
          <w:lang w:val="en-MY"/>
        </w:rPr>
        <w:t xml:space="preserve">technology </w:t>
      </w:r>
      <w:r w:rsidRPr="2BAA8972" w:rsidR="6A598C7B">
        <w:rPr>
          <w:rFonts w:ascii="Times New Roman" w:hAnsi="Times New Roman" w:eastAsia="Times New Roman" w:cs="Times New Roman"/>
          <w:noProof w:val="0"/>
          <w:lang w:val="en-MY"/>
        </w:rPr>
        <w:t xml:space="preserve">needs. </w:t>
      </w:r>
      <w:r w:rsidRPr="2BAA8972" w:rsidR="487215C3">
        <w:rPr>
          <w:rFonts w:ascii="Times New Roman" w:hAnsi="Times New Roman" w:eastAsia="Times New Roman" w:cs="Times New Roman"/>
          <w:noProof w:val="0"/>
          <w:lang w:val="en-MY"/>
        </w:rPr>
        <w:t xml:space="preserve">The Application Management Division </w:t>
      </w:r>
      <w:r w:rsidRPr="2BAA8972" w:rsidR="487215C3">
        <w:rPr>
          <w:rFonts w:ascii="Times New Roman" w:hAnsi="Times New Roman" w:eastAsia="Times New Roman" w:cs="Times New Roman"/>
          <w:noProof w:val="0"/>
          <w:lang w:val="en-MY"/>
        </w:rPr>
        <w:t>is responsible for</w:t>
      </w:r>
      <w:r w:rsidRPr="2BAA8972" w:rsidR="487215C3">
        <w:rPr>
          <w:rFonts w:ascii="Times New Roman" w:hAnsi="Times New Roman" w:eastAsia="Times New Roman" w:cs="Times New Roman"/>
          <w:noProof w:val="0"/>
          <w:lang w:val="en-MY"/>
        </w:rPr>
        <w:t xml:space="preserve"> the Application Development Unit and the Student and Staff Information System Unit. Infrastructure and Cyber Security handles da</w:t>
      </w:r>
      <w:r w:rsidRPr="2BAA8972" w:rsidR="63A9813E">
        <w:rPr>
          <w:rFonts w:ascii="Times New Roman" w:hAnsi="Times New Roman" w:eastAsia="Times New Roman" w:cs="Times New Roman"/>
          <w:noProof w:val="0"/>
          <w:lang w:val="en-MY"/>
        </w:rPr>
        <w:t xml:space="preserve">ta </w:t>
      </w:r>
      <w:r w:rsidRPr="2BAA8972" w:rsidR="63A9813E">
        <w:rPr>
          <w:rFonts w:ascii="Times New Roman" w:hAnsi="Times New Roman" w:eastAsia="Times New Roman" w:cs="Times New Roman"/>
          <w:noProof w:val="0"/>
          <w:lang w:val="en-MY"/>
        </w:rPr>
        <w:t>centre</w:t>
      </w:r>
      <w:r w:rsidRPr="2BAA8972" w:rsidR="63A9813E">
        <w:rPr>
          <w:rFonts w:ascii="Times New Roman" w:hAnsi="Times New Roman" w:eastAsia="Times New Roman" w:cs="Times New Roman"/>
          <w:noProof w:val="0"/>
          <w:lang w:val="en-MY"/>
        </w:rPr>
        <w:t>, networks, and telecommunications.</w:t>
      </w:r>
    </w:p>
    <w:p w:rsidR="0F080022" w:rsidP="2BAA8972" w:rsidRDefault="0F080022" w14:paraId="46F114BC" w14:textId="24EF1FC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lang w:val="en-MY"/>
        </w:rPr>
      </w:pPr>
      <w:r w:rsidRPr="2BAA8972" w:rsidR="0F080022">
        <w:rPr>
          <w:rFonts w:ascii="Times New Roman" w:hAnsi="Times New Roman" w:eastAsia="Times New Roman" w:cs="Times New Roman"/>
          <w:noProof w:val="0"/>
          <w:lang w:val="en-MY"/>
        </w:rPr>
        <w:t>T</w:t>
      </w:r>
      <w:r w:rsidRPr="2BAA8972" w:rsidR="79DBFD77">
        <w:rPr>
          <w:rFonts w:ascii="Times New Roman" w:hAnsi="Times New Roman" w:eastAsia="Times New Roman" w:cs="Times New Roman"/>
          <w:noProof w:val="0"/>
          <w:lang w:val="en-MY"/>
        </w:rPr>
        <w:t>h</w:t>
      </w:r>
      <w:r w:rsidRPr="2BAA8972" w:rsidR="0F080022">
        <w:rPr>
          <w:rFonts w:ascii="Times New Roman" w:hAnsi="Times New Roman" w:eastAsia="Times New Roman" w:cs="Times New Roman"/>
          <w:noProof w:val="0"/>
          <w:lang w:val="en-MY"/>
        </w:rPr>
        <w:t>e</w:t>
      </w:r>
      <w:r w:rsidRPr="2BAA8972" w:rsidR="0F080022">
        <w:rPr>
          <w:rFonts w:ascii="Times New Roman" w:hAnsi="Times New Roman" w:eastAsia="Times New Roman" w:cs="Times New Roman"/>
          <w:noProof w:val="0"/>
          <w:lang w:val="en-MY"/>
        </w:rPr>
        <w:t xml:space="preserve"> Digit</w:t>
      </w:r>
      <w:r w:rsidRPr="2BAA8972" w:rsidR="55ABF81F">
        <w:rPr>
          <w:rFonts w:ascii="Times New Roman" w:hAnsi="Times New Roman" w:eastAsia="Times New Roman" w:cs="Times New Roman"/>
          <w:noProof w:val="0"/>
          <w:lang w:val="en-MY"/>
        </w:rPr>
        <w:t xml:space="preserve">alization Technology, which handles web and multimedia services, and ICT Facilities and Support, </w:t>
      </w:r>
      <w:r w:rsidRPr="2BAA8972" w:rsidR="5D2C54FB">
        <w:rPr>
          <w:rFonts w:ascii="Times New Roman" w:hAnsi="Times New Roman" w:eastAsia="Times New Roman" w:cs="Times New Roman"/>
          <w:noProof w:val="0"/>
          <w:lang w:val="en-MY"/>
        </w:rPr>
        <w:t>w</w:t>
      </w:r>
      <w:r w:rsidRPr="2BAA8972" w:rsidR="55ABF81F">
        <w:rPr>
          <w:rFonts w:ascii="Times New Roman" w:hAnsi="Times New Roman" w:eastAsia="Times New Roman" w:cs="Times New Roman"/>
          <w:noProof w:val="0"/>
          <w:lang w:val="en-MY"/>
        </w:rPr>
        <w:t xml:space="preserve">hich manages technical help and campus equipment. </w:t>
      </w:r>
      <w:r w:rsidRPr="2BAA8972" w:rsidR="39926D65">
        <w:rPr>
          <w:rFonts w:ascii="Times New Roman" w:hAnsi="Times New Roman" w:eastAsia="Times New Roman" w:cs="Times New Roman"/>
          <w:noProof w:val="0"/>
          <w:lang w:val="en-MY"/>
        </w:rPr>
        <w:t>To ensure projects follow university rules, the</w:t>
      </w:r>
      <w:r w:rsidRPr="2BAA8972" w:rsidR="55ABF81F">
        <w:rPr>
          <w:rFonts w:ascii="Times New Roman" w:hAnsi="Times New Roman" w:eastAsia="Times New Roman" w:cs="Times New Roman"/>
          <w:noProof w:val="0"/>
          <w:lang w:val="en-MY"/>
        </w:rPr>
        <w:t xml:space="preserve"> Governance, S</w:t>
      </w:r>
      <w:r w:rsidRPr="2BAA8972" w:rsidR="4ECC3981">
        <w:rPr>
          <w:rFonts w:ascii="Times New Roman" w:hAnsi="Times New Roman" w:eastAsia="Times New Roman" w:cs="Times New Roman"/>
          <w:noProof w:val="0"/>
          <w:lang w:val="en-MY"/>
        </w:rPr>
        <w:t>trateg</w:t>
      </w:r>
      <w:r w:rsidRPr="2BAA8972" w:rsidR="7C3988ED">
        <w:rPr>
          <w:rFonts w:ascii="Times New Roman" w:hAnsi="Times New Roman" w:eastAsia="Times New Roman" w:cs="Times New Roman"/>
          <w:noProof w:val="0"/>
          <w:lang w:val="en-MY"/>
        </w:rPr>
        <w:t>ic</w:t>
      </w:r>
      <w:r w:rsidRPr="2BAA8972" w:rsidR="4ECC3981">
        <w:rPr>
          <w:rFonts w:ascii="Times New Roman" w:hAnsi="Times New Roman" w:eastAsia="Times New Roman" w:cs="Times New Roman"/>
          <w:noProof w:val="0"/>
          <w:lang w:val="en-MY"/>
        </w:rPr>
        <w:t xml:space="preserve">, and </w:t>
      </w:r>
      <w:r w:rsidRPr="2BAA8972" w:rsidR="3D169CF1">
        <w:rPr>
          <w:rFonts w:ascii="Times New Roman" w:hAnsi="Times New Roman" w:eastAsia="Times New Roman" w:cs="Times New Roman"/>
          <w:noProof w:val="0"/>
          <w:lang w:val="en-MY"/>
        </w:rPr>
        <w:t xml:space="preserve">ICT </w:t>
      </w:r>
      <w:r w:rsidRPr="2BAA8972" w:rsidR="4ECC3981">
        <w:rPr>
          <w:rFonts w:ascii="Times New Roman" w:hAnsi="Times New Roman" w:eastAsia="Times New Roman" w:cs="Times New Roman"/>
          <w:noProof w:val="0"/>
          <w:lang w:val="en-MY"/>
        </w:rPr>
        <w:t xml:space="preserve">Training </w:t>
      </w:r>
      <w:r w:rsidRPr="2BAA8972" w:rsidR="219BBA7E">
        <w:rPr>
          <w:rFonts w:ascii="Times New Roman" w:hAnsi="Times New Roman" w:eastAsia="Times New Roman" w:cs="Times New Roman"/>
          <w:noProof w:val="0"/>
          <w:lang w:val="en-MY"/>
        </w:rPr>
        <w:t>oversees planning and staff training. Finally, the</w:t>
      </w:r>
      <w:r w:rsidRPr="2BAA8972" w:rsidR="4ECC3981">
        <w:rPr>
          <w:rFonts w:ascii="Times New Roman" w:hAnsi="Times New Roman" w:eastAsia="Times New Roman" w:cs="Times New Roman"/>
          <w:noProof w:val="0"/>
          <w:lang w:val="en-MY"/>
        </w:rPr>
        <w:t xml:space="preserve"> Administration and Finance division </w:t>
      </w:r>
      <w:r w:rsidRPr="2BAA8972" w:rsidR="2849E981">
        <w:rPr>
          <w:rFonts w:ascii="Times New Roman" w:hAnsi="Times New Roman" w:eastAsia="Times New Roman" w:cs="Times New Roman"/>
          <w:noProof w:val="0"/>
          <w:lang w:val="en-MY"/>
        </w:rPr>
        <w:t>manages the department’s budget and office operations.</w:t>
      </w:r>
    </w:p>
    <w:p w:rsidR="21360EBA" w:rsidP="2BAA8972" w:rsidRDefault="21360EBA" w14:paraId="461AAEF6" w14:textId="1AC3BDAA">
      <w:pPr>
        <w:pStyle w:val="Normal"/>
        <w:bidi w:val="0"/>
        <w:spacing w:before="0" w:beforeAutospacing="off" w:after="160" w:afterAutospacing="off" w:line="279" w:lineRule="auto"/>
        <w:ind w:left="0" w:right="0"/>
        <w:jc w:val="center"/>
        <w:rPr>
          <w:rFonts w:ascii="Times New Roman" w:hAnsi="Times New Roman" w:eastAsia="Times New Roman" w:cs="Times New Roman"/>
          <w:noProof w:val="0"/>
          <w:lang w:val="en-MY"/>
        </w:rPr>
      </w:pPr>
      <w:r w:rsidR="21360EBA">
        <w:drawing>
          <wp:inline wp14:editId="1CF0B18B" wp14:anchorId="38BB9FF6">
            <wp:extent cx="5943600" cy="3371850"/>
            <wp:effectExtent l="0" t="0" r="0" b="0"/>
            <wp:docPr id="439546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546150" name="Picture 439546150"/>
                    <pic:cNvPicPr/>
                  </pic:nvPicPr>
                  <pic:blipFill>
                    <a:blip xmlns:r="http://schemas.openxmlformats.org/officeDocument/2006/relationships" r:embed="rId684822502">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r w:rsidRPr="2BAA8972" w:rsidR="20CC42D8">
        <w:rPr>
          <w:rFonts w:ascii="Times New Roman" w:hAnsi="Times New Roman" w:eastAsia="Times New Roman" w:cs="Times New Roman"/>
          <w:noProof w:val="0"/>
          <w:lang w:val="en-MY"/>
        </w:rPr>
        <w:t xml:space="preserve">Figure 4.1 Organization Chart of Information Technology Centre (PTM) at </w:t>
      </w:r>
      <w:r w:rsidRPr="2BAA8972" w:rsidR="20CC42D8">
        <w:rPr>
          <w:rFonts w:ascii="Times New Roman" w:hAnsi="Times New Roman" w:eastAsia="Times New Roman" w:cs="Times New Roman"/>
          <w:noProof w:val="0"/>
          <w:lang w:val="en-MY"/>
        </w:rPr>
        <w:t>Universiti</w:t>
      </w:r>
      <w:r w:rsidRPr="2BAA8972" w:rsidR="20CC42D8">
        <w:rPr>
          <w:rFonts w:ascii="Times New Roman" w:hAnsi="Times New Roman" w:eastAsia="Times New Roman" w:cs="Times New Roman"/>
          <w:noProof w:val="0"/>
          <w:lang w:val="en-MY"/>
        </w:rPr>
        <w:t xml:space="preserve"> Tun Hussein Onn Malaysia (UTHM)</w:t>
      </w:r>
      <w:r w:rsidRPr="2BAA8972" w:rsidR="07AFDEB7">
        <w:rPr>
          <w:rFonts w:ascii="Times New Roman" w:hAnsi="Times New Roman" w:eastAsia="Times New Roman" w:cs="Times New Roman"/>
          <w:noProof w:val="0"/>
          <w:lang w:val="en-MY"/>
        </w:rPr>
        <w:t xml:space="preserve"> </w:t>
      </w:r>
    </w:p>
    <w:p xmlns:wp14="http://schemas.microsoft.com/office/word/2010/wordml" w:rsidP="2BAA8972" wp14:paraId="0EACF6FC" wp14:textId="24C97F3F">
      <w:pPr>
        <w:pStyle w:val="Heading2"/>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1408335672" w:id="1396231491"/>
      <w:r w:rsidRPr="2BAA8972" w:rsidR="0BA5A4CB">
        <w:rPr>
          <w:rFonts w:ascii="Times New Roman" w:hAnsi="Times New Roman" w:eastAsia="Times New Roman" w:cs="Times New Roman"/>
          <w:b w:val="1"/>
          <w:bCs w:val="1"/>
          <w:noProof w:val="0"/>
          <w:sz w:val="24"/>
          <w:szCs w:val="24"/>
          <w:lang w:val="en-MY"/>
        </w:rPr>
        <w:t>4.3</w:t>
      </w:r>
      <w:r>
        <w:tab/>
      </w:r>
      <w:r w:rsidRPr="2BAA8972" w:rsidR="0BA5A4CB">
        <w:rPr>
          <w:rFonts w:ascii="Times New Roman" w:hAnsi="Times New Roman" w:eastAsia="Times New Roman" w:cs="Times New Roman"/>
          <w:b w:val="1"/>
          <w:bCs w:val="1"/>
          <w:noProof w:val="0"/>
          <w:sz w:val="24"/>
          <w:szCs w:val="24"/>
          <w:lang w:val="en-MY"/>
        </w:rPr>
        <w:t>CURRENT SYSTEM ANALYSIS</w:t>
      </w:r>
      <w:bookmarkEnd w:id="1396231491"/>
    </w:p>
    <w:p w:rsidR="2BAA8972" w:rsidP="2BAA8972" w:rsidRDefault="2BAA8972" w14:paraId="5E8F96E1" w14:textId="7457A024">
      <w:pPr>
        <w:pStyle w:val="Normal"/>
        <w:bidi w:val="0"/>
        <w:jc w:val="both"/>
        <w:rPr>
          <w:rFonts w:ascii="Times New Roman" w:hAnsi="Times New Roman" w:eastAsia="Times New Roman" w:cs="Times New Roman"/>
          <w:noProof w:val="0"/>
          <w:lang w:val="en-MY"/>
        </w:rPr>
      </w:pPr>
    </w:p>
    <w:p w:rsidR="335B5E34" w:rsidP="2BAA8972" w:rsidRDefault="335B5E34" w14:paraId="38C22281" w14:textId="00C073B5">
      <w:pPr>
        <w:shd w:val="clear" w:color="auto" w:fill="FFFFFF" w:themeFill="background1"/>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UTHM currently uses a combination of limited manual processes and computerized systems. Their digital operations are supported by a Tier 3 infrastructure. The data </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center</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uses Data Structure Infrastructure Management (DCIM) monitoring, air-based condenser cooling </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system</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and hot and cold aisle containment to track performance and reduce power consumption. Additionally, they have a staging area where vendors set up systems before entering the containment area.</w:t>
      </w:r>
    </w:p>
    <w:p w:rsidR="2BAA8972" w:rsidP="2BAA8972" w:rsidRDefault="2BAA8972" w14:paraId="6D736E50" w14:textId="03C852A8">
      <w:pPr>
        <w:shd w:val="clear" w:color="auto" w:fill="FFFFFF" w:themeFill="background1"/>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pPr>
    </w:p>
    <w:p w:rsidR="335B5E34" w:rsidP="2BAA8972" w:rsidRDefault="335B5E34" w14:paraId="25FFB324" w14:textId="76AE823C">
      <w:pPr>
        <w:shd w:val="clear" w:color="auto" w:fill="FFFFFF" w:themeFill="background1"/>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Furthermore, UTHM’s primary digital technologies include a central student database and Learning Management System (LMS) for teaching materials. These systems are not fully integrated so </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the majority of</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data transfers are carried out manually one at a time especially when the format or structure varies between the systems. However, API connections are used to manage big data transfers </w:t>
      </w:r>
      <w:r w:rsidRPr="2BAA8972" w:rsidR="131D923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to</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increase efficiency and lower errors. The process was also carried out for data replication to the Data Recovery </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Center</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(DRC) where data is transmitted for disaster recovery to a DRC in </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Pagoh</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Moreover, Single Sign-On (SSO) was implemented to make system access easier but frequent user concerns like forgotten password and Wi-Fi login issues still happen.</w:t>
      </w:r>
    </w:p>
    <w:p w:rsidR="2BAA8972" w:rsidP="2BAA8972" w:rsidRDefault="2BAA8972" w14:paraId="4333BC77" w14:textId="367975EA">
      <w:pPr>
        <w:shd w:val="clear" w:color="auto" w:fill="FFFFFF" w:themeFill="background1"/>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5B5E34" w:rsidP="2BAA8972" w:rsidRDefault="335B5E34" w14:paraId="573F258D" w14:textId="09153464">
      <w:pPr>
        <w:shd w:val="clear" w:color="auto" w:fill="FFFFFF" w:themeFill="background1"/>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Additionally, UTHM is transitioning from old systems to a new web-based integrated system called Total Campus Integrated System (TCIS). This migration is ongoing and being completed phase by phase based on modules. Even though UTHM wants to be entirely digital by 2030, some administrative tasks are still done manually because of outdated equipment and legacy systems. They stated that some hardware comes with outdated operating systems which makes it less compatible with modern technologies. In addition, UTHM uses a WAF (Web Application Firewall) to secure web portals and websites as well as two firewalls which filter threats often from China and another from Europe to protect the system and data.</w:t>
      </w:r>
    </w:p>
    <w:p w:rsidR="2BAA8972" w:rsidP="2BAA8972" w:rsidRDefault="2BAA8972" w14:paraId="66402C7C" w14:textId="715E495F">
      <w:pPr>
        <w:shd w:val="clear" w:color="auto" w:fill="FFFFFF" w:themeFill="background1"/>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5B5E34" w:rsidP="2BAA8972" w:rsidRDefault="335B5E34" w14:paraId="255E2172" w14:textId="3E691B54">
      <w:pPr>
        <w:shd w:val="clear" w:color="auto" w:fill="FFFFFF" w:themeFill="background1"/>
        <w:bidi w:val="0"/>
        <w:spacing w:before="0" w:beforeAutospacing="off" w:after="16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Overall, UTHM is actively pursuing digital transformation and has built a strong infrastructure. However, system integration, manual data handling, legacy </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equipment</w:t>
      </w:r>
      <w:r w:rsidRPr="2BAA8972" w:rsidR="335B5E3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and user access continue to be challenges in achieving full end-to-end digital transformation by 2030.</w:t>
      </w:r>
    </w:p>
    <w:p xmlns:wp14="http://schemas.microsoft.com/office/word/2010/wordml" w:rsidP="2BAA8972" wp14:paraId="049D9B8A" wp14:textId="49CCDE1E">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34D4F320" wp14:textId="5301C7CF">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776032210" w:id="441465154"/>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4.</w:t>
      </w:r>
      <w:r w:rsidRPr="2BAA8972" w:rsidR="29590781">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4</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SYSTEM REQUIREMENTS GATHERING</w:t>
      </w:r>
      <w:bookmarkEnd w:id="441465154"/>
    </w:p>
    <w:p xmlns:wp14="http://schemas.microsoft.com/office/word/2010/wordml" w:rsidP="2BAA8972" wp14:paraId="519CF4B5" wp14:textId="260743B7">
      <w:pPr>
        <w:shd w:val="clear" w:color="auto" w:fill="FFFFFF" w:themeFill="background1"/>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System requirements gathering is the process by which we gather data to understand user needs and the enterprise system that will be developed. It helps us to </w:t>
      </w: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determine</w:t>
      </w: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what functions, features and improvements are needed. Two methods were used to collect data for this industrial visit which are questionnaire and interview. Before visiting UTHM, a set of Enterprise Architecture related questions was prepared based on the TOGAF elements. Moreover, we asked the presenter directly during the talk session </w:t>
      </w: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in order to</w:t>
      </w: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 gather more information. Below are the sample questions that were presented using the TOGAF elements: </w:t>
      </w:r>
    </w:p>
    <w:p xmlns:wp14="http://schemas.microsoft.com/office/word/2010/wordml" w:rsidP="2BAA8972" wp14:paraId="09534738" wp14:textId="4E868DCF">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48CC71B0" wp14:textId="5089A27B">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1. Business Architecture </w:t>
      </w:r>
    </w:p>
    <w:p xmlns:wp14="http://schemas.microsoft.com/office/word/2010/wordml" w:rsidP="2BAA8972" wp14:paraId="672C013A" wp14:textId="28E2D40C">
      <w:pPr>
        <w:pStyle w:val="ListParagraph"/>
        <w:numPr>
          <w:ilvl w:val="0"/>
          <w:numId w:val="13"/>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are the university’s primary business capabilities (e.g., teaching, research, finance, HR)?</w:t>
      </w:r>
    </w:p>
    <w:p xmlns:wp14="http://schemas.microsoft.com/office/word/2010/wordml" w:rsidP="2BAA8972" wp14:paraId="1BC37232" wp14:textId="284F746D">
      <w:pPr>
        <w:pStyle w:val="ListParagraph"/>
        <w:numPr>
          <w:ilvl w:val="0"/>
          <w:numId w:val="13"/>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What </w:t>
      </w:r>
      <w:r w:rsidRPr="2BAA8972" w:rsidR="5F62EB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is</w:t>
      </w: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the top 10 business processes that require transformation?</w:t>
      </w:r>
    </w:p>
    <w:p xmlns:wp14="http://schemas.microsoft.com/office/word/2010/wordml" w:rsidP="2BAA8972" wp14:paraId="54F7CE19" wp14:textId="268B85BA">
      <w:pPr>
        <w:pStyle w:val="ListParagraph"/>
        <w:numPr>
          <w:ilvl w:val="0"/>
          <w:numId w:val="13"/>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Which processes are manual, duplicated, or inefficient in the current environment?</w:t>
      </w:r>
    </w:p>
    <w:p xmlns:wp14="http://schemas.microsoft.com/office/word/2010/wordml" w:rsidP="2BAA8972" wp14:paraId="58D8265B" wp14:textId="0B56D915">
      <w:pPr>
        <w:pStyle w:val="ListParagraph"/>
        <w:numPr>
          <w:ilvl w:val="0"/>
          <w:numId w:val="13"/>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future state vision or strategic goals does UTHM want the new EA to support?</w:t>
      </w:r>
    </w:p>
    <w:p xmlns:wp14="http://schemas.microsoft.com/office/word/2010/wordml" w:rsidP="2BAA8972" wp14:paraId="20C3B991" wp14:textId="452C49EF">
      <w:pPr>
        <w:pStyle w:val="ListParagraph"/>
        <w:numPr>
          <w:ilvl w:val="0"/>
          <w:numId w:val="13"/>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are the critical KPIs (student success, research productivity, operational efficiency)?</w:t>
      </w:r>
    </w:p>
    <w:p xmlns:wp14="http://schemas.microsoft.com/office/word/2010/wordml" w:rsidP="2BAA8972" wp14:paraId="41B07B01" wp14:textId="37792440">
      <w:pPr>
        <w:bidi w:val="0"/>
        <w:spacing w:before="0" w:beforeAutospacing="off" w:after="0" w:afterAutospacing="off" w:line="360"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0EFFE41A" wp14:textId="2A9D76D8">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2. Data Architecture </w:t>
      </w:r>
    </w:p>
    <w:p xmlns:wp14="http://schemas.microsoft.com/office/word/2010/wordml" w:rsidP="2BAA8972" wp14:paraId="44247A75" wp14:textId="60A833E4">
      <w:pPr>
        <w:pStyle w:val="ListParagraph"/>
        <w:numPr>
          <w:ilvl w:val="0"/>
          <w:numId w:val="14"/>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core data entities exist (students, staff, courses, finance, research, facilities)?</w:t>
      </w:r>
    </w:p>
    <w:p xmlns:wp14="http://schemas.microsoft.com/office/word/2010/wordml" w:rsidP="2BAA8972" wp14:paraId="42FC1F3A" wp14:textId="36401626">
      <w:pPr>
        <w:pStyle w:val="ListParagraph"/>
        <w:numPr>
          <w:ilvl w:val="0"/>
          <w:numId w:val="14"/>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data standards or naming conventions does UTHM currently use?</w:t>
      </w:r>
    </w:p>
    <w:p xmlns:wp14="http://schemas.microsoft.com/office/word/2010/wordml" w:rsidP="2BAA8972" wp14:paraId="6C0EB9FD" wp14:textId="09464A1C">
      <w:pPr>
        <w:pStyle w:val="ListParagraph"/>
        <w:numPr>
          <w:ilvl w:val="0"/>
          <w:numId w:val="14"/>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⁠Where is data duplicated across systems?</w:t>
      </w:r>
    </w:p>
    <w:p xmlns:wp14="http://schemas.microsoft.com/office/word/2010/wordml" w:rsidP="2BAA8972" wp14:paraId="5A55E534" wp14:textId="4134C5C2">
      <w:pPr>
        <w:pStyle w:val="ListParagraph"/>
        <w:numPr>
          <w:ilvl w:val="0"/>
          <w:numId w:val="14"/>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517707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Is there single master database in UTHM for student data or separate with student database and learning database?</w:t>
      </w:r>
    </w:p>
    <w:p xmlns:wp14="http://schemas.microsoft.com/office/word/2010/wordml" w:rsidP="2BAA8972" wp14:paraId="09018510" wp14:textId="77916C94">
      <w:pPr>
        <w:pStyle w:val="ListParagraph"/>
        <w:numPr>
          <w:ilvl w:val="0"/>
          <w:numId w:val="14"/>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517707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current workflow transferring between student data to LMS from the master database?</w:t>
      </w:r>
    </w:p>
    <w:p xmlns:wp14="http://schemas.microsoft.com/office/word/2010/wordml" w:rsidP="2BAA8972" wp14:paraId="7316C5A2" wp14:textId="40C74DD9">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4BA6786A" wp14:textId="32E4BD9E">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3. Application Architecture </w:t>
      </w:r>
    </w:p>
    <w:p xmlns:wp14="http://schemas.microsoft.com/office/word/2010/wordml" w:rsidP="2BAA8972" wp14:paraId="4EBDD5ED" wp14:textId="75076E1E">
      <w:pPr>
        <w:pStyle w:val="ListParagraph"/>
        <w:numPr>
          <w:ilvl w:val="0"/>
          <w:numId w:val="15"/>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are the current enterprise systems in use (student system, finance system, LMS)</w:t>
      </w:r>
    </w:p>
    <w:p xmlns:wp14="http://schemas.microsoft.com/office/word/2010/wordml" w:rsidP="2BAA8972" wp14:paraId="49BC6B80" wp14:textId="45183014">
      <w:pPr>
        <w:pStyle w:val="ListParagraph"/>
        <w:numPr>
          <w:ilvl w:val="0"/>
          <w:numId w:val="15"/>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functions do these systems provide today?</w:t>
      </w:r>
    </w:p>
    <w:p xmlns:wp14="http://schemas.microsoft.com/office/word/2010/wordml" w:rsidP="2BAA8972" wp14:paraId="66F8E8DE" wp14:textId="2BC2C33A">
      <w:pPr>
        <w:pStyle w:val="ListParagraph"/>
        <w:numPr>
          <w:ilvl w:val="0"/>
          <w:numId w:val="15"/>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functions are missing?</w:t>
      </w:r>
    </w:p>
    <w:p xmlns:wp14="http://schemas.microsoft.com/office/word/2010/wordml" w:rsidP="2BAA8972" wp14:paraId="302DF1D0" wp14:textId="7BEB51E8">
      <w:pPr>
        <w:pStyle w:val="ListParagraph"/>
        <w:numPr>
          <w:ilvl w:val="0"/>
          <w:numId w:val="15"/>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w:t>
      </w:r>
      <w:r w:rsidRPr="2BAA8972" w:rsidR="331D7D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at is the most common complain receive from student for current online portal?</w:t>
      </w:r>
    </w:p>
    <w:p xmlns:wp14="http://schemas.microsoft.com/office/word/2010/wordml" w:rsidP="2BAA8972" wp14:paraId="5F1243CA" wp14:textId="6A27BE97">
      <w:pPr>
        <w:pStyle w:val="ListParagraph"/>
        <w:numPr>
          <w:ilvl w:val="0"/>
          <w:numId w:val="15"/>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is the desired future application landscape (modular, unified, cloud-based)?</w:t>
      </w:r>
    </w:p>
    <w:p xmlns:wp14="http://schemas.microsoft.com/office/word/2010/wordml" w:rsidP="2BAA8972" wp14:paraId="79CEAAC8" wp14:textId="20801F9B">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572F84FF" wp14:textId="4F109881">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4. Technology Architecture </w:t>
      </w:r>
    </w:p>
    <w:p xmlns:wp14="http://schemas.microsoft.com/office/word/2010/wordml" w:rsidP="2BAA8972" wp14:paraId="3E3E6A22" wp14:textId="27783F65">
      <w:pPr>
        <w:pStyle w:val="ListParagraph"/>
        <w:numPr>
          <w:ilvl w:val="0"/>
          <w:numId w:val="16"/>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is the current hosting model (on-premises, cloud, hybrid)?</w:t>
      </w:r>
    </w:p>
    <w:p xmlns:wp14="http://schemas.microsoft.com/office/word/2010/wordml" w:rsidP="2BAA8972" wp14:paraId="34F609E6" wp14:textId="5847093D">
      <w:pPr>
        <w:pStyle w:val="ListParagraph"/>
        <w:numPr>
          <w:ilvl w:val="0"/>
          <w:numId w:val="16"/>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⁠Which operating systems, databases, and middleware solutions are used?</w:t>
      </w:r>
    </w:p>
    <w:p xmlns:wp14="http://schemas.microsoft.com/office/word/2010/wordml" w:rsidP="2BAA8972" wp14:paraId="5A31A344" wp14:textId="03587DCD">
      <w:pPr>
        <w:pStyle w:val="ListParagraph"/>
        <w:numPr>
          <w:ilvl w:val="0"/>
          <w:numId w:val="16"/>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hardware or infrastructure is aging or needs replacement?</w:t>
      </w:r>
    </w:p>
    <w:p xmlns:wp14="http://schemas.microsoft.com/office/word/2010/wordml" w:rsidP="2BAA8972" wp14:paraId="160BE7DD" wp14:textId="4AAA8C51">
      <w:pPr>
        <w:pStyle w:val="ListParagraph"/>
        <w:numPr>
          <w:ilvl w:val="0"/>
          <w:numId w:val="16"/>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is the preferred technology stack for the new system?</w:t>
      </w:r>
    </w:p>
    <w:p xmlns:wp14="http://schemas.microsoft.com/office/word/2010/wordml" w:rsidP="2BAA8972" wp14:paraId="0DDFB5DC" wp14:textId="6BEA6E64">
      <w:pPr>
        <w:pStyle w:val="ListParagraph"/>
        <w:numPr>
          <w:ilvl w:val="0"/>
          <w:numId w:val="16"/>
        </w:num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085D77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precaution steps will be taken if electric is cut off?</w:t>
      </w:r>
    </w:p>
    <w:p xmlns:wp14="http://schemas.microsoft.com/office/word/2010/wordml" w:rsidP="2BAA8972" wp14:paraId="3906176B" wp14:textId="27D51B6A">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183FA403" wp14:textId="34CECBC8">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5. Integration / Inoperability Architecture</w:t>
      </w:r>
    </w:p>
    <w:p xmlns:wp14="http://schemas.microsoft.com/office/word/2010/wordml" w:rsidP="2BAA8972" wp14:paraId="64916EF7" wp14:textId="55FB8234">
      <w:pPr>
        <w:pStyle w:val="ListParagraph"/>
        <w:numPr>
          <w:ilvl w:val="0"/>
          <w:numId w:val="17"/>
        </w:num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systems need to integrate with each other (student system ↔ LMS ↔ finance)?</w:t>
      </w:r>
    </w:p>
    <w:p xmlns:wp14="http://schemas.microsoft.com/office/word/2010/wordml" w:rsidP="2BAA8972" wp14:paraId="69E11129" wp14:textId="29386C24">
      <w:pPr>
        <w:pStyle w:val="ListParagraph"/>
        <w:numPr>
          <w:ilvl w:val="0"/>
          <w:numId w:val="17"/>
        </w:num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integrations currently exist, and what issues do they have?</w:t>
      </w:r>
    </w:p>
    <w:p xmlns:wp14="http://schemas.microsoft.com/office/word/2010/wordml" w:rsidP="2BAA8972" wp14:paraId="08517390" wp14:textId="736F23C8">
      <w:pPr>
        <w:pStyle w:val="ListParagraph"/>
        <w:numPr>
          <w:ilvl w:val="0"/>
          <w:numId w:val="17"/>
        </w:num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033A6B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is the strategy for data migration?</w:t>
      </w:r>
    </w:p>
    <w:p xmlns:wp14="http://schemas.microsoft.com/office/word/2010/wordml" w:rsidP="2BAA8972" wp14:paraId="15319928" wp14:textId="4E7FD10C">
      <w:p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28B3B723" wp14:textId="1C3C3650">
      <w:p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6. Security Architecture</w:t>
      </w:r>
    </w:p>
    <w:p xmlns:wp14="http://schemas.microsoft.com/office/word/2010/wordml" w:rsidP="2BAA8972" wp14:paraId="66A6DA3D" wp14:textId="6BE4176F">
      <w:pPr>
        <w:pStyle w:val="ListParagraph"/>
        <w:numPr>
          <w:ilvl w:val="0"/>
          <w:numId w:val="18"/>
        </w:num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What are the authentication requirements (SSO, MFA, LDAP/Active Directory)?</w:t>
      </w:r>
    </w:p>
    <w:p xmlns:wp14="http://schemas.microsoft.com/office/word/2010/wordml" w:rsidP="2BAA8972" wp14:paraId="32A4C5FE" wp14:textId="0FA496A6">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5CED16E1" wp14:textId="6BAB8495">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7. Information / Content Architecture</w:t>
      </w:r>
    </w:p>
    <w:p xmlns:wp14="http://schemas.microsoft.com/office/word/2010/wordml" w:rsidP="2BAA8972" wp14:paraId="3806C7AE" wp14:textId="545564F0">
      <w:pPr>
        <w:pStyle w:val="ListParagraph"/>
        <w:numPr>
          <w:ilvl w:val="0"/>
          <w:numId w:val="19"/>
        </w:num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How are files stored today (file servers, Google Drive, departmental systems)?</w:t>
      </w:r>
    </w:p>
    <w:p xmlns:wp14="http://schemas.microsoft.com/office/word/2010/wordml" w:rsidP="2BAA8972" wp14:paraId="4A04917F" wp14:textId="71732814">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7BC96E03" wp14:textId="2E8CC9DC">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8. Infrastructure Architecture </w:t>
      </w:r>
    </w:p>
    <w:p xmlns:wp14="http://schemas.microsoft.com/office/word/2010/wordml" w:rsidP="2BAA8972" wp14:paraId="1E0D106D" wp14:textId="44E4269B">
      <w:pPr>
        <w:pStyle w:val="ListParagraph"/>
        <w:numPr>
          <w:ilvl w:val="0"/>
          <w:numId w:val="20"/>
        </w:num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How many data </w:t>
      </w:r>
      <w:r w:rsidRPr="2BAA8972" w:rsidR="677A2F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centres</w:t>
      </w: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does UTHM operate?</w:t>
      </w:r>
    </w:p>
    <w:p xmlns:wp14="http://schemas.microsoft.com/office/word/2010/wordml" w:rsidP="2BAA8972" wp14:paraId="377DB263" wp14:textId="274EEE9B">
      <w:pPr>
        <w:pStyle w:val="ListParagraph"/>
        <w:numPr>
          <w:ilvl w:val="0"/>
          <w:numId w:val="20"/>
        </w:num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backup and recovery processes are in place?</w:t>
      </w:r>
    </w:p>
    <w:p xmlns:wp14="http://schemas.microsoft.com/office/word/2010/wordml" w:rsidP="2BAA8972" wp14:paraId="29A738AA" wp14:textId="6D82E113">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58154AAD" wp14:textId="1DB180D1">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9. Governance Architecture </w:t>
      </w:r>
    </w:p>
    <w:p xmlns:wp14="http://schemas.microsoft.com/office/word/2010/wordml" w:rsidP="2BAA8972" wp14:paraId="1E028ECA" wp14:textId="3B25F5A3">
      <w:pPr>
        <w:pStyle w:val="ListParagraph"/>
        <w:numPr>
          <w:ilvl w:val="0"/>
          <w:numId w:val="21"/>
        </w:num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Who makes decisions about IT investments and architectures?</w:t>
      </w:r>
    </w:p>
    <w:p xmlns:wp14="http://schemas.microsoft.com/office/word/2010/wordml" w:rsidP="2BAA8972" wp14:paraId="56D32684" wp14:textId="56127342">
      <w:pPr>
        <w:pStyle w:val="ListParagraph"/>
        <w:numPr>
          <w:ilvl w:val="0"/>
          <w:numId w:val="21"/>
        </w:num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⁠Does the university need EA governance tools (e.g., architecture repository)?</w:t>
      </w:r>
    </w:p>
    <w:p xmlns:wp14="http://schemas.microsoft.com/office/word/2010/wordml" w:rsidP="2BAA8972" wp14:paraId="27BEEF68" wp14:textId="328E4E7B">
      <w:pPr>
        <w:pStyle w:val="ListParagraph"/>
        <w:numPr>
          <w:ilvl w:val="0"/>
          <w:numId w:val="21"/>
        </w:num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pPr>
      <w:r w:rsidRPr="2BAA8972" w:rsidR="7956C9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Who will </w:t>
      </w:r>
      <w:r w:rsidRPr="2BAA8972" w:rsidR="7956C9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be responsible for</w:t>
      </w:r>
      <w:r w:rsidRPr="2BAA8972" w:rsidR="7956C9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reviewing or approving the system?</w:t>
      </w:r>
    </w:p>
    <w:p xmlns:wp14="http://schemas.microsoft.com/office/word/2010/wordml" w:rsidP="2BAA8972" wp14:paraId="27797F27" wp14:textId="4087BB1A">
      <w:pPr>
        <w:shd w:val="clear" w:color="auto" w:fill="FFFFFF" w:themeFill="background1"/>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6E417E73" wp14:textId="1E43580F">
      <w:pPr>
        <w:shd w:val="clear" w:color="auto" w:fill="FFFFFF" w:themeFill="background1"/>
        <w:bidi w:val="0"/>
        <w:spacing w:before="0" w:beforeAutospacing="off" w:after="16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MY"/>
        </w:rPr>
        <w:t xml:space="preserve">10. Change Management &amp; Implementation Architecture </w:t>
      </w:r>
    </w:p>
    <w:p xmlns:wp14="http://schemas.microsoft.com/office/word/2010/wordml" w:rsidP="2BAA8972" wp14:paraId="69F61B98" wp14:textId="52188D7C">
      <w:pPr>
        <w:pStyle w:val="ListParagraph"/>
        <w:numPr>
          <w:ilvl w:val="0"/>
          <w:numId w:val="22"/>
        </w:num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How ready are stakeholders for digital transformation?</w:t>
      </w:r>
    </w:p>
    <w:p xmlns:wp14="http://schemas.microsoft.com/office/word/2010/wordml" w:rsidP="2BAA8972" wp14:paraId="7422735E" wp14:textId="471F48C9">
      <w:pPr>
        <w:pStyle w:val="ListParagraph"/>
        <w:numPr>
          <w:ilvl w:val="0"/>
          <w:numId w:val="22"/>
        </w:numPr>
        <w:bidi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AA8972" w:rsidR="7E8C76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⁠What departments are most resistant to change?</w:t>
      </w:r>
    </w:p>
    <w:p xmlns:wp14="http://schemas.microsoft.com/office/word/2010/wordml" w:rsidP="2BAA8972" wp14:paraId="6F1AE7D0" wp14:textId="1CC553F8">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93499885" w:id="170334764"/>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4.</w:t>
      </w:r>
      <w:r w:rsidRPr="2BAA8972" w:rsidR="2DEEA571">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8</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SYSTEM DESIGN</w:t>
      </w:r>
      <w:bookmarkEnd w:id="170334764"/>
    </w:p>
    <w:p w:rsidR="10345566" w:rsidP="2BAA8972" w:rsidRDefault="10345566" w14:paraId="37EE926C" w14:textId="75107975">
      <w:pPr>
        <w:pStyle w:val="Normal"/>
        <w:keepNext w:val="1"/>
        <w:keepLines w:val="1"/>
        <w:bidi w:val="0"/>
        <w:spacing w:line="360" w:lineRule="auto"/>
        <w:jc w:val="both"/>
        <w:rPr>
          <w:rFonts w:ascii="Times New Roman" w:hAnsi="Times New Roman" w:eastAsia="Times New Roman" w:cs="Times New Roman"/>
          <w:noProof w:val="0"/>
          <w:lang w:val="en-MY"/>
        </w:rPr>
      </w:pPr>
      <w:r w:rsidRPr="2BAA8972" w:rsidR="10345566">
        <w:rPr>
          <w:rFonts w:ascii="Times New Roman" w:hAnsi="Times New Roman" w:eastAsia="Times New Roman" w:cs="Times New Roman"/>
          <w:noProof w:val="0"/>
          <w:lang w:val="en-MY"/>
        </w:rPr>
        <w:t xml:space="preserve">This section describes the design of the proposed system based on the requirements </w:t>
      </w:r>
      <w:r w:rsidRPr="2BAA8972" w:rsidR="10345566">
        <w:rPr>
          <w:rFonts w:ascii="Times New Roman" w:hAnsi="Times New Roman" w:eastAsia="Times New Roman" w:cs="Times New Roman"/>
          <w:noProof w:val="0"/>
          <w:lang w:val="en-MY"/>
        </w:rPr>
        <w:t>identified</w:t>
      </w:r>
      <w:r w:rsidRPr="2BAA8972" w:rsidR="10345566">
        <w:rPr>
          <w:rFonts w:ascii="Times New Roman" w:hAnsi="Times New Roman" w:eastAsia="Times New Roman" w:cs="Times New Roman"/>
          <w:noProof w:val="0"/>
          <w:lang w:val="en-MY"/>
        </w:rPr>
        <w:t xml:space="preserve"> during the analysis phase. The system design is presented using </w:t>
      </w:r>
      <w:r w:rsidRPr="2BAA8972" w:rsidR="10345566">
        <w:rPr>
          <w:rFonts w:ascii="Times New Roman" w:hAnsi="Times New Roman" w:eastAsia="Times New Roman" w:cs="Times New Roman"/>
          <w:noProof w:val="0"/>
          <w:lang w:val="en-MY"/>
        </w:rPr>
        <w:t>enteprise</w:t>
      </w:r>
      <w:r w:rsidRPr="2BAA8972" w:rsidR="10345566">
        <w:rPr>
          <w:rFonts w:ascii="Times New Roman" w:hAnsi="Times New Roman" w:eastAsia="Times New Roman" w:cs="Times New Roman"/>
          <w:noProof w:val="0"/>
          <w:lang w:val="en-MY"/>
        </w:rPr>
        <w:t xml:space="preserve"> architecture models, system architecture, UML diagrams, data</w:t>
      </w:r>
      <w:r w:rsidRPr="2BAA8972" w:rsidR="17DBE954">
        <w:rPr>
          <w:rFonts w:ascii="Times New Roman" w:hAnsi="Times New Roman" w:eastAsia="Times New Roman" w:cs="Times New Roman"/>
          <w:noProof w:val="0"/>
          <w:lang w:val="en-MY"/>
        </w:rPr>
        <w:t xml:space="preserve">base </w:t>
      </w:r>
      <w:r w:rsidRPr="2BAA8972" w:rsidR="17DBE954">
        <w:rPr>
          <w:rFonts w:ascii="Times New Roman" w:hAnsi="Times New Roman" w:eastAsia="Times New Roman" w:cs="Times New Roman"/>
          <w:noProof w:val="0"/>
          <w:lang w:val="en-MY"/>
        </w:rPr>
        <w:t>design</w:t>
      </w:r>
      <w:r w:rsidRPr="2BAA8972" w:rsidR="17DBE954">
        <w:rPr>
          <w:rFonts w:ascii="Times New Roman" w:hAnsi="Times New Roman" w:eastAsia="Times New Roman" w:cs="Times New Roman"/>
          <w:noProof w:val="0"/>
          <w:lang w:val="en-MY"/>
        </w:rPr>
        <w:t xml:space="preserve"> and interface design to clearly illustrate how the system is structured, user-friendly and capable of improving the efficiency of the existing </w:t>
      </w:r>
      <w:r w:rsidRPr="2BAA8972" w:rsidR="17DBE954">
        <w:rPr>
          <w:rFonts w:ascii="Times New Roman" w:hAnsi="Times New Roman" w:eastAsia="Times New Roman" w:cs="Times New Roman"/>
          <w:noProof w:val="0"/>
          <w:lang w:val="en-MY"/>
        </w:rPr>
        <w:t>prosesses</w:t>
      </w:r>
      <w:r w:rsidRPr="2BAA8972" w:rsidR="17DBE954">
        <w:rPr>
          <w:rFonts w:ascii="Times New Roman" w:hAnsi="Times New Roman" w:eastAsia="Times New Roman" w:cs="Times New Roman"/>
          <w:noProof w:val="0"/>
          <w:lang w:val="en-MY"/>
        </w:rPr>
        <w:t xml:space="preserve"> at UTHM.</w:t>
      </w:r>
    </w:p>
    <w:p xmlns:wp14="http://schemas.microsoft.com/office/word/2010/wordml" w:rsidP="2BAA8972" wp14:paraId="60EED764" wp14:textId="130A7930">
      <w:pPr>
        <w:pStyle w:val="Normal"/>
        <w:keepNext w:val="1"/>
        <w:keepLines w:val="1"/>
        <w:bidi w:val="0"/>
        <w:jc w:val="both"/>
        <w:rPr>
          <w:rFonts w:ascii="Times New Roman" w:hAnsi="Times New Roman" w:eastAsia="Times New Roman" w:cs="Times New Roman"/>
          <w:noProof w:val="0"/>
          <w:lang w:val="en-MY"/>
        </w:rPr>
      </w:pPr>
    </w:p>
    <w:p xmlns:wp14="http://schemas.microsoft.com/office/word/2010/wordml" w:rsidP="2BAA8972" wp14:paraId="6F1419AA" wp14:textId="26D7658A">
      <w:pPr>
        <w:pStyle w:val="Heading3"/>
        <w:keepNext w:val="1"/>
        <w:keepLines w:val="1"/>
        <w:bidi w:val="0"/>
        <w:jc w:val="both"/>
        <w:rPr>
          <w:rFonts w:ascii="Times New Roman" w:hAnsi="Times New Roman" w:eastAsia="Times New Roman" w:cs="Times New Roman"/>
          <w:b w:val="1"/>
          <w:bCs w:val="1"/>
          <w:noProof w:val="0"/>
          <w:sz w:val="24"/>
          <w:szCs w:val="24"/>
          <w:lang w:val="en-MY"/>
        </w:rPr>
      </w:pPr>
      <w:bookmarkStart w:name="_Toc994475370" w:id="435815250"/>
      <w:r w:rsidRPr="2BAA8972" w:rsidR="380DE636">
        <w:rPr>
          <w:rFonts w:ascii="Times New Roman" w:hAnsi="Times New Roman" w:eastAsia="Times New Roman" w:cs="Times New Roman"/>
          <w:b w:val="1"/>
          <w:bCs w:val="1"/>
          <w:noProof w:val="0"/>
          <w:sz w:val="24"/>
          <w:szCs w:val="24"/>
          <w:lang w:val="en-MY"/>
        </w:rPr>
        <w:t>4.</w:t>
      </w:r>
      <w:r w:rsidRPr="2BAA8972" w:rsidR="48690846">
        <w:rPr>
          <w:rFonts w:ascii="Times New Roman" w:hAnsi="Times New Roman" w:eastAsia="Times New Roman" w:cs="Times New Roman"/>
          <w:b w:val="1"/>
          <w:bCs w:val="1"/>
          <w:noProof w:val="0"/>
          <w:sz w:val="24"/>
          <w:szCs w:val="24"/>
          <w:lang w:val="en-MY"/>
        </w:rPr>
        <w:t>8</w:t>
      </w:r>
      <w:r w:rsidRPr="2BAA8972" w:rsidR="380DE636">
        <w:rPr>
          <w:rFonts w:ascii="Times New Roman" w:hAnsi="Times New Roman" w:eastAsia="Times New Roman" w:cs="Times New Roman"/>
          <w:b w:val="1"/>
          <w:bCs w:val="1"/>
          <w:noProof w:val="0"/>
          <w:sz w:val="24"/>
          <w:szCs w:val="24"/>
          <w:lang w:val="en-MY"/>
        </w:rPr>
        <w:t>.1</w:t>
      </w:r>
      <w:r>
        <w:tab/>
      </w:r>
      <w:r w:rsidRPr="2BAA8972" w:rsidR="380DE636">
        <w:rPr>
          <w:rFonts w:ascii="Times New Roman" w:hAnsi="Times New Roman" w:eastAsia="Times New Roman" w:cs="Times New Roman"/>
          <w:b w:val="1"/>
          <w:bCs w:val="1"/>
          <w:noProof w:val="0"/>
          <w:sz w:val="24"/>
          <w:szCs w:val="24"/>
          <w:lang w:val="en-MY"/>
        </w:rPr>
        <w:t>ENTERPRISE ARCHITECTURE EA</w:t>
      </w:r>
      <w:r w:rsidRPr="2BAA8972" w:rsidR="637B8695">
        <w:rPr>
          <w:rFonts w:ascii="Times New Roman" w:hAnsi="Times New Roman" w:eastAsia="Times New Roman" w:cs="Times New Roman"/>
          <w:b w:val="1"/>
          <w:bCs w:val="1"/>
          <w:noProof w:val="0"/>
          <w:sz w:val="24"/>
          <w:szCs w:val="24"/>
          <w:lang w:val="en-MY"/>
        </w:rPr>
        <w:t xml:space="preserve"> – AS IS</w:t>
      </w:r>
      <w:bookmarkEnd w:id="435815250"/>
    </w:p>
    <w:p xmlns:wp14="http://schemas.microsoft.com/office/word/2010/wordml" w:rsidP="2BAA8972" wp14:paraId="17A2EE47" wp14:textId="6E0530AA">
      <w:pPr>
        <w:pStyle w:val="Normal"/>
        <w:keepNext w:val="1"/>
        <w:keepLines w:val="1"/>
        <w:bidi w:val="0"/>
        <w:rPr>
          <w:noProof w:val="0"/>
          <w:lang w:val="en-MY"/>
        </w:rPr>
      </w:pPr>
      <w:r w:rsidRPr="2BAA8972" w:rsidR="65099311">
        <w:rPr>
          <w:noProof w:val="0"/>
          <w:lang w:val="en-MY"/>
        </w:rPr>
        <w:t xml:space="preserve"> </w:t>
      </w:r>
    </w:p>
    <w:p xmlns:wp14="http://schemas.microsoft.com/office/word/2010/wordml" w:rsidP="2BAA8972" wp14:paraId="464DA874" wp14:textId="6CF4B145">
      <w:pPr>
        <w:pStyle w:val="Normal"/>
        <w:keepNext w:val="1"/>
        <w:keepLines w:val="1"/>
        <w:bidi w:val="0"/>
        <w:jc w:val="both"/>
        <w:rPr>
          <w:rFonts w:ascii="Times New Roman" w:hAnsi="Times New Roman" w:eastAsia="Times New Roman" w:cs="Times New Roman"/>
          <w:noProof w:val="0"/>
          <w:lang w:val="en-MY"/>
        </w:rPr>
      </w:pPr>
      <w:r w:rsidRPr="2BAA8972" w:rsidR="65099311">
        <w:rPr>
          <w:rFonts w:ascii="Times New Roman" w:hAnsi="Times New Roman" w:eastAsia="Times New Roman" w:cs="Times New Roman"/>
          <w:noProof w:val="0"/>
          <w:lang w:val="en-MY"/>
        </w:rPr>
        <w:t>Figure x illustrates the AS-IS enterprise architecture of UTHM. The figure was designed based on the requirements gathered during an interview session with t</w:t>
      </w:r>
      <w:r w:rsidRPr="2BAA8972" w:rsidR="3D2F5B10">
        <w:rPr>
          <w:rFonts w:ascii="Times New Roman" w:hAnsi="Times New Roman" w:eastAsia="Times New Roman" w:cs="Times New Roman"/>
          <w:noProof w:val="0"/>
          <w:lang w:val="en-MY"/>
        </w:rPr>
        <w:t xml:space="preserve">heir representatives. The architecture was designed according to their business goals, limitations and </w:t>
      </w:r>
      <w:r w:rsidRPr="2BAA8972" w:rsidR="3D2F5B10">
        <w:rPr>
          <w:rFonts w:ascii="Times New Roman" w:hAnsi="Times New Roman" w:eastAsia="Times New Roman" w:cs="Times New Roman"/>
          <w:noProof w:val="0"/>
          <w:lang w:val="en-MY"/>
        </w:rPr>
        <w:t>const</w:t>
      </w:r>
      <w:r w:rsidRPr="2BAA8972" w:rsidR="4CAFE99C">
        <w:rPr>
          <w:rFonts w:ascii="Times New Roman" w:hAnsi="Times New Roman" w:eastAsia="Times New Roman" w:cs="Times New Roman"/>
          <w:noProof w:val="0"/>
          <w:lang w:val="en-MY"/>
        </w:rPr>
        <w:t>r</w:t>
      </w:r>
      <w:r w:rsidRPr="2BAA8972" w:rsidR="2A51ABCF">
        <w:rPr>
          <w:rFonts w:ascii="Times New Roman" w:hAnsi="Times New Roman" w:eastAsia="Times New Roman" w:cs="Times New Roman"/>
          <w:noProof w:val="0"/>
          <w:lang w:val="en-MY"/>
        </w:rPr>
        <w:t>aints</w:t>
      </w:r>
      <w:r w:rsidRPr="2BAA8972" w:rsidR="2A51ABCF">
        <w:rPr>
          <w:rFonts w:ascii="Times New Roman" w:hAnsi="Times New Roman" w:eastAsia="Times New Roman" w:cs="Times New Roman"/>
          <w:noProof w:val="0"/>
          <w:lang w:val="en-MY"/>
        </w:rPr>
        <w:t xml:space="preserve"> specified by them during the interview. Each </w:t>
      </w:r>
      <w:r w:rsidRPr="2BAA8972" w:rsidR="63EE081E">
        <w:rPr>
          <w:rFonts w:ascii="Times New Roman" w:hAnsi="Times New Roman" w:eastAsia="Times New Roman" w:cs="Times New Roman"/>
          <w:noProof w:val="0"/>
          <w:lang w:val="en-MY"/>
        </w:rPr>
        <w:t>component</w:t>
      </w:r>
      <w:r w:rsidRPr="2BAA8972" w:rsidR="2A51ABCF">
        <w:rPr>
          <w:rFonts w:ascii="Times New Roman" w:hAnsi="Times New Roman" w:eastAsia="Times New Roman" w:cs="Times New Roman"/>
          <w:noProof w:val="0"/>
          <w:lang w:val="en-MY"/>
        </w:rPr>
        <w:t xml:space="preserve"> </w:t>
      </w:r>
      <w:r w:rsidRPr="2BAA8972" w:rsidR="2A51ABCF">
        <w:rPr>
          <w:rFonts w:ascii="Times New Roman" w:hAnsi="Times New Roman" w:eastAsia="Times New Roman" w:cs="Times New Roman"/>
          <w:noProof w:val="0"/>
          <w:lang w:val="en-MY"/>
        </w:rPr>
        <w:t>of the EA will be discussed on the following sub</w:t>
      </w:r>
      <w:r w:rsidRPr="2BAA8972" w:rsidR="3F462A0A">
        <w:rPr>
          <w:rFonts w:ascii="Times New Roman" w:hAnsi="Times New Roman" w:eastAsia="Times New Roman" w:cs="Times New Roman"/>
          <w:noProof w:val="0"/>
          <w:lang w:val="en-MY"/>
        </w:rPr>
        <w:t xml:space="preserve"> chapters</w:t>
      </w:r>
      <w:r w:rsidRPr="2BAA8972" w:rsidR="74B99CEC">
        <w:rPr>
          <w:rFonts w:ascii="Times New Roman" w:hAnsi="Times New Roman" w:eastAsia="Times New Roman" w:cs="Times New Roman"/>
          <w:noProof w:val="0"/>
          <w:lang w:val="en-MY"/>
        </w:rPr>
        <w:t>.</w:t>
      </w:r>
    </w:p>
    <w:p xmlns:wp14="http://schemas.microsoft.com/office/word/2010/wordml" w:rsidP="2BAA8972" wp14:paraId="6621F591" wp14:textId="7A1BE1B4">
      <w:pPr>
        <w:pStyle w:val="Normal"/>
        <w:keepNext w:val="1"/>
        <w:keepLines w:val="1"/>
        <w:bidi w:val="0"/>
        <w:jc w:val="center"/>
      </w:pPr>
      <w:r w:rsidR="65099311">
        <w:drawing>
          <wp:inline xmlns:wp14="http://schemas.microsoft.com/office/word/2010/wordprocessingDrawing" wp14:editId="3A7D5132" wp14:anchorId="016EF97D">
            <wp:extent cx="4417321" cy="5742517"/>
            <wp:effectExtent l="0" t="0" r="0" b="0"/>
            <wp:docPr id="1511981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981532" name="Picture 1511981532"/>
                    <pic:cNvPicPr/>
                  </pic:nvPicPr>
                  <pic:blipFill>
                    <a:blip xmlns:r="http://schemas.openxmlformats.org/officeDocument/2006/relationships" r:embed="rId154686745">
                      <a:extLst>
                        <a:ext uri="{28A0092B-C50C-407E-A947-70E740481C1C}">
                          <a14:useLocalDpi xmlns:a14="http://schemas.microsoft.com/office/drawing/2010/main"/>
                        </a:ext>
                      </a:extLst>
                    </a:blip>
                    <a:stretch>
                      <a:fillRect/>
                    </a:stretch>
                  </pic:blipFill>
                  <pic:spPr>
                    <a:xfrm rot="0">
                      <a:off x="0" y="0"/>
                      <a:ext cx="4417321" cy="5742517"/>
                    </a:xfrm>
                    <a:prstGeom prst="rect">
                      <a:avLst/>
                    </a:prstGeom>
                  </pic:spPr>
                </pic:pic>
              </a:graphicData>
            </a:graphic>
          </wp:inline>
        </w:drawing>
      </w:r>
    </w:p>
    <w:p xmlns:wp14="http://schemas.microsoft.com/office/word/2010/wordml" w:rsidP="2BAA8972" wp14:paraId="5EBD5FFD" wp14:textId="54717BA4">
      <w:pPr>
        <w:pStyle w:val="Normal"/>
        <w:keepNext w:val="1"/>
        <w:keepLines w:val="1"/>
        <w:bidi w:val="0"/>
        <w:jc w:val="center"/>
      </w:pPr>
      <w:r w:rsidR="207C7A10">
        <w:rPr/>
        <w:t>Figure x</w:t>
      </w:r>
    </w:p>
    <w:p xmlns:wp14="http://schemas.microsoft.com/office/word/2010/wordml" w:rsidP="2BAA8972" wp14:paraId="62DA80D3" wp14:textId="0ACAB170">
      <w:pPr>
        <w:pStyle w:val="Normal"/>
        <w:keepNext w:val="1"/>
        <w:keepLines w:val="1"/>
        <w:bidi w:val="0"/>
        <w:rPr>
          <w:noProof w:val="0"/>
          <w:lang w:val="en-MY"/>
        </w:rPr>
      </w:pPr>
    </w:p>
    <w:p xmlns:wp14="http://schemas.microsoft.com/office/word/2010/wordml" w:rsidP="2BAA8972" wp14:paraId="1ED4CFDE" wp14:textId="0DCA343F">
      <w:pPr>
        <w:pStyle w:val="Normal"/>
        <w:keepNext w:val="1"/>
        <w:keepLines w:val="1"/>
        <w:bidi w:val="0"/>
        <w:rPr>
          <w:noProof w:val="0"/>
          <w:lang w:val="en-MY"/>
        </w:rPr>
      </w:pPr>
    </w:p>
    <w:p xmlns:wp14="http://schemas.microsoft.com/office/word/2010/wordml" w:rsidP="2BAA8972" wp14:paraId="619FA6D3" wp14:textId="1EE50669">
      <w:pPr>
        <w:pStyle w:val="Heading3"/>
        <w:keepNext w:val="1"/>
        <w:keepLines w:val="1"/>
        <w:bidi w:val="0"/>
        <w:rPr>
          <w:rFonts w:ascii="Times New Roman" w:hAnsi="Times New Roman" w:eastAsia="Times New Roman" w:cs="Times New Roman"/>
          <w:b w:val="1"/>
          <w:bCs w:val="1"/>
          <w:noProof w:val="0"/>
          <w:color w:val="0F4761" w:themeColor="accent1" w:themeTint="FF" w:themeShade="BF"/>
          <w:sz w:val="24"/>
          <w:szCs w:val="24"/>
          <w:lang w:val="en-MY"/>
        </w:rPr>
      </w:pPr>
      <w:bookmarkStart w:name="_Toc1500732151" w:id="33162883"/>
      <w:r w:rsidRPr="2BAA8972" w:rsidR="2AD9BFA4">
        <w:rPr>
          <w:rFonts w:ascii="Times New Roman" w:hAnsi="Times New Roman" w:eastAsia="Times New Roman" w:cs="Times New Roman"/>
          <w:b w:val="1"/>
          <w:bCs w:val="1"/>
          <w:noProof w:val="0"/>
          <w:color w:val="0F4761" w:themeColor="accent1" w:themeTint="FF" w:themeShade="BF"/>
          <w:sz w:val="24"/>
          <w:szCs w:val="24"/>
          <w:lang w:val="en-MY"/>
        </w:rPr>
        <w:t>4.</w:t>
      </w:r>
      <w:r w:rsidRPr="2BAA8972" w:rsidR="6ADD5ECB">
        <w:rPr>
          <w:rFonts w:ascii="Times New Roman" w:hAnsi="Times New Roman" w:eastAsia="Times New Roman" w:cs="Times New Roman"/>
          <w:b w:val="1"/>
          <w:bCs w:val="1"/>
          <w:noProof w:val="0"/>
          <w:color w:val="0F4761" w:themeColor="accent1" w:themeTint="FF" w:themeShade="BF"/>
          <w:sz w:val="24"/>
          <w:szCs w:val="24"/>
          <w:lang w:val="en-MY"/>
        </w:rPr>
        <w:t>8</w:t>
      </w:r>
      <w:r w:rsidRPr="2BAA8972" w:rsidR="2AD9BFA4">
        <w:rPr>
          <w:rFonts w:ascii="Times New Roman" w:hAnsi="Times New Roman" w:eastAsia="Times New Roman" w:cs="Times New Roman"/>
          <w:b w:val="1"/>
          <w:bCs w:val="1"/>
          <w:noProof w:val="0"/>
          <w:color w:val="0F4761" w:themeColor="accent1" w:themeTint="FF" w:themeShade="BF"/>
          <w:sz w:val="24"/>
          <w:szCs w:val="24"/>
          <w:lang w:val="en-MY"/>
        </w:rPr>
        <w:t>.2</w:t>
      </w:r>
      <w:r>
        <w:tab/>
      </w:r>
      <w:r w:rsidRPr="2BAA8972" w:rsidR="2AD9BFA4">
        <w:rPr>
          <w:rFonts w:ascii="Times New Roman" w:hAnsi="Times New Roman" w:eastAsia="Times New Roman" w:cs="Times New Roman"/>
          <w:b w:val="1"/>
          <w:bCs w:val="1"/>
          <w:noProof w:val="0"/>
          <w:color w:val="0F4761" w:themeColor="accent1" w:themeTint="FF" w:themeShade="BF"/>
          <w:sz w:val="24"/>
          <w:szCs w:val="24"/>
          <w:lang w:val="en-MY"/>
        </w:rPr>
        <w:t>COMPONENT EXPLANATION OF ENTERPRISE ARCHITECTURE EA – AS IS</w:t>
      </w:r>
      <w:bookmarkEnd w:id="33162883"/>
    </w:p>
    <w:p xmlns:wp14="http://schemas.microsoft.com/office/word/2010/wordml" w:rsidP="2BAA8972" wp14:paraId="57EFF00E" wp14:textId="011883ED">
      <w:pPr>
        <w:pStyle w:val="Normal"/>
        <w:keepNext w:val="1"/>
        <w:keepLines w:val="1"/>
        <w:bidi w:val="0"/>
        <w:rPr>
          <w:noProof w:val="0"/>
          <w:lang w:val="en-MY"/>
        </w:rPr>
      </w:pPr>
    </w:p>
    <w:p xmlns:wp14="http://schemas.microsoft.com/office/word/2010/wordml" w:rsidP="2BAA8972" wp14:paraId="0104A8C9" wp14:textId="2FE7C695">
      <w:pPr>
        <w:pStyle w:val="Normal"/>
        <w:keepNext w:val="1"/>
        <w:keepLines w:val="1"/>
        <w:bidi w:val="0"/>
        <w:spacing w:line="360" w:lineRule="auto"/>
        <w:jc w:val="both"/>
        <w:rPr>
          <w:rFonts w:ascii="Times New Roman" w:hAnsi="Times New Roman" w:eastAsia="Times New Roman" w:cs="Times New Roman"/>
          <w:noProof w:val="0"/>
          <w:sz w:val="24"/>
          <w:szCs w:val="24"/>
          <w:lang w:val="en-MY"/>
        </w:rPr>
      </w:pPr>
      <w:r w:rsidRPr="2BAA8972" w:rsidR="5274F4CF">
        <w:rPr>
          <w:rFonts w:ascii="Times New Roman" w:hAnsi="Times New Roman" w:eastAsia="Times New Roman" w:cs="Times New Roman"/>
          <w:noProof w:val="0"/>
          <w:sz w:val="24"/>
          <w:szCs w:val="24"/>
          <w:lang w:val="en-MY"/>
        </w:rPr>
        <w:t>Figure x shows the diagram that</w:t>
      </w:r>
      <w:r w:rsidRPr="2BAA8972" w:rsidR="6D44D2D7">
        <w:rPr>
          <w:rFonts w:ascii="Times New Roman" w:hAnsi="Times New Roman" w:eastAsia="Times New Roman" w:cs="Times New Roman"/>
          <w:noProof w:val="0"/>
          <w:sz w:val="24"/>
          <w:szCs w:val="24"/>
          <w:lang w:val="en-MY"/>
        </w:rPr>
        <w:t xml:space="preserve"> illustrating the architectural principles, visions and requirements.</w:t>
      </w:r>
      <w:r w:rsidRPr="2BAA8972" w:rsidR="5274F4CF">
        <w:rPr>
          <w:rFonts w:ascii="Times New Roman" w:hAnsi="Times New Roman" w:eastAsia="Times New Roman" w:cs="Times New Roman"/>
          <w:noProof w:val="0"/>
          <w:sz w:val="24"/>
          <w:szCs w:val="24"/>
          <w:lang w:val="en-MY"/>
        </w:rPr>
        <w:t xml:space="preserve"> </w:t>
      </w:r>
      <w:r w:rsidRPr="2BAA8972" w:rsidR="7A1886C9">
        <w:rPr>
          <w:rFonts w:ascii="Times New Roman" w:hAnsi="Times New Roman" w:eastAsia="Times New Roman" w:cs="Times New Roman"/>
          <w:noProof w:val="0"/>
          <w:sz w:val="24"/>
          <w:szCs w:val="24"/>
          <w:lang w:val="en-MY"/>
        </w:rPr>
        <w:t>Th</w:t>
      </w:r>
      <w:r w:rsidRPr="2BAA8972" w:rsidR="7A1886C9">
        <w:rPr>
          <w:rFonts w:ascii="Times New Roman" w:hAnsi="Times New Roman" w:eastAsia="Times New Roman" w:cs="Times New Roman"/>
          <w:noProof w:val="0"/>
          <w:sz w:val="24"/>
          <w:szCs w:val="24"/>
          <w:lang w:val="en-MY"/>
        </w:rPr>
        <w:t>e p</w:t>
      </w:r>
      <w:r w:rsidRPr="2BAA8972" w:rsidR="7A1886C9">
        <w:rPr>
          <w:rFonts w:ascii="Times New Roman" w:hAnsi="Times New Roman" w:eastAsia="Times New Roman" w:cs="Times New Roman"/>
          <w:noProof w:val="0"/>
          <w:sz w:val="24"/>
          <w:szCs w:val="24"/>
          <w:lang w:val="en-MY"/>
        </w:rPr>
        <w:t xml:space="preserve">rimary goal of this design is to </w:t>
      </w:r>
      <w:r w:rsidRPr="2BAA8972" w:rsidR="7A1886C9">
        <w:rPr>
          <w:rFonts w:ascii="Times New Roman" w:hAnsi="Times New Roman" w:eastAsia="Times New Roman" w:cs="Times New Roman"/>
          <w:noProof w:val="0"/>
          <w:sz w:val="24"/>
          <w:szCs w:val="24"/>
          <w:lang w:val="en-MY"/>
        </w:rPr>
        <w:t>ac</w:t>
      </w:r>
      <w:r w:rsidRPr="2BAA8972" w:rsidR="7A1886C9">
        <w:rPr>
          <w:rFonts w:ascii="Times New Roman" w:hAnsi="Times New Roman" w:eastAsia="Times New Roman" w:cs="Times New Roman"/>
          <w:noProof w:val="0"/>
          <w:sz w:val="24"/>
          <w:szCs w:val="24"/>
          <w:lang w:val="en-MY"/>
        </w:rPr>
        <w:t>complish</w:t>
      </w:r>
      <w:r w:rsidRPr="2BAA8972" w:rsidR="7A1886C9">
        <w:rPr>
          <w:rFonts w:ascii="Times New Roman" w:hAnsi="Times New Roman" w:eastAsia="Times New Roman" w:cs="Times New Roman"/>
          <w:noProof w:val="0"/>
          <w:sz w:val="24"/>
          <w:szCs w:val="24"/>
          <w:lang w:val="en-MY"/>
        </w:rPr>
        <w:t xml:space="preserve"> c</w:t>
      </w:r>
      <w:r w:rsidRPr="2BAA8972" w:rsidR="7A1886C9">
        <w:rPr>
          <w:rFonts w:ascii="Times New Roman" w:hAnsi="Times New Roman" w:eastAsia="Times New Roman" w:cs="Times New Roman"/>
          <w:noProof w:val="0"/>
          <w:sz w:val="24"/>
          <w:szCs w:val="24"/>
          <w:lang w:val="en-MY"/>
        </w:rPr>
        <w:t>omplete digital transformation by 2030. This is built on a goal to create a secure, scalable, and unified Integrated University Management System that offers all users uniform web-based access from anywhere. Several business reasons are driving this change, the most important of which is the necessity to combine distributed academic and financial data, as well as the growing demand for digital services. UTHM hopes to provide a single interface for all stakeholders, minimizing manual effort and boosting decision-making through integrated analytics.</w:t>
      </w:r>
    </w:p>
    <w:p xmlns:wp14="http://schemas.microsoft.com/office/word/2010/wordml" w:rsidP="2BAA8972" wp14:paraId="2A6B2E6D" wp14:textId="0343BDDB">
      <w:pPr>
        <w:pStyle w:val="Normal"/>
        <w:keepNext w:val="1"/>
        <w:keepLines w:val="1"/>
        <w:bidi w:val="0"/>
        <w:spacing w:line="360" w:lineRule="auto"/>
        <w:jc w:val="both"/>
      </w:pPr>
      <w:r w:rsidRPr="2BAA8972" w:rsidR="08977337">
        <w:rPr>
          <w:rFonts w:ascii="Times New Roman" w:hAnsi="Times New Roman" w:eastAsia="Times New Roman" w:cs="Times New Roman"/>
          <w:noProof w:val="0"/>
          <w:sz w:val="24"/>
          <w:szCs w:val="24"/>
          <w:lang w:val="en-MY"/>
        </w:rPr>
        <w:t xml:space="preserve">To </w:t>
      </w:r>
      <w:r w:rsidRPr="2BAA8972" w:rsidR="0252A583">
        <w:rPr>
          <w:rFonts w:ascii="Times New Roman" w:hAnsi="Times New Roman" w:eastAsia="Times New Roman" w:cs="Times New Roman"/>
          <w:noProof w:val="0"/>
          <w:sz w:val="24"/>
          <w:szCs w:val="24"/>
          <w:lang w:val="en-MY"/>
        </w:rPr>
        <w:t>ensur</w:t>
      </w:r>
      <w:r w:rsidRPr="2BAA8972" w:rsidR="08977337">
        <w:rPr>
          <w:rFonts w:ascii="Times New Roman" w:hAnsi="Times New Roman" w:eastAsia="Times New Roman" w:cs="Times New Roman"/>
          <w:noProof w:val="0"/>
          <w:sz w:val="24"/>
          <w:szCs w:val="24"/>
          <w:lang w:val="en-MY"/>
        </w:rPr>
        <w:t xml:space="preserve">e that the system has a </w:t>
      </w:r>
      <w:r w:rsidRPr="2BAA8972" w:rsidR="55302EA3">
        <w:rPr>
          <w:rFonts w:ascii="Times New Roman" w:hAnsi="Times New Roman" w:eastAsia="Times New Roman" w:cs="Times New Roman"/>
          <w:noProof w:val="0"/>
          <w:sz w:val="24"/>
          <w:szCs w:val="24"/>
          <w:lang w:val="en-MY"/>
        </w:rPr>
        <w:t>strong</w:t>
      </w:r>
      <w:r w:rsidRPr="2BAA8972" w:rsidR="08977337">
        <w:rPr>
          <w:rFonts w:ascii="Times New Roman" w:hAnsi="Times New Roman" w:eastAsia="Times New Roman" w:cs="Times New Roman"/>
          <w:noProof w:val="0"/>
          <w:sz w:val="24"/>
          <w:szCs w:val="24"/>
          <w:lang w:val="en-MY"/>
        </w:rPr>
        <w:t xml:space="preserve"> structure, the </w:t>
      </w:r>
      <w:r w:rsidRPr="2BAA8972" w:rsidR="7999C855">
        <w:rPr>
          <w:rFonts w:ascii="Times New Roman" w:hAnsi="Times New Roman" w:eastAsia="Times New Roman" w:cs="Times New Roman"/>
          <w:noProof w:val="0"/>
          <w:sz w:val="24"/>
          <w:szCs w:val="24"/>
          <w:lang w:val="en-MY"/>
        </w:rPr>
        <w:t>p</w:t>
      </w:r>
      <w:r w:rsidRPr="2BAA8972" w:rsidR="08977337">
        <w:rPr>
          <w:rFonts w:ascii="Times New Roman" w:hAnsi="Times New Roman" w:eastAsia="Times New Roman" w:cs="Times New Roman"/>
          <w:noProof w:val="0"/>
          <w:sz w:val="24"/>
          <w:szCs w:val="24"/>
          <w:lang w:val="en-MY"/>
        </w:rPr>
        <w:t xml:space="preserve">reliminary phase develops nine basic architectural concepts. These serve as the "base rules" for development, stressing standardization and integration, as well as </w:t>
      </w:r>
      <w:r w:rsidRPr="2BAA8972" w:rsidR="08977337">
        <w:rPr>
          <w:rFonts w:ascii="Times New Roman" w:hAnsi="Times New Roman" w:eastAsia="Times New Roman" w:cs="Times New Roman"/>
          <w:noProof w:val="0"/>
          <w:sz w:val="24"/>
          <w:szCs w:val="24"/>
          <w:lang w:val="en-MY"/>
        </w:rPr>
        <w:t>a single source</w:t>
      </w:r>
      <w:r w:rsidRPr="2BAA8972" w:rsidR="08977337">
        <w:rPr>
          <w:rFonts w:ascii="Times New Roman" w:hAnsi="Times New Roman" w:eastAsia="Times New Roman" w:cs="Times New Roman"/>
          <w:noProof w:val="0"/>
          <w:sz w:val="24"/>
          <w:szCs w:val="24"/>
          <w:lang w:val="en-MY"/>
        </w:rPr>
        <w:t xml:space="preserve"> of truth (SSOT) to avoid data silos. The principles also focus the user experience through </w:t>
      </w:r>
      <w:r w:rsidRPr="2BAA8972" w:rsidR="2D2B525B">
        <w:rPr>
          <w:rFonts w:ascii="Times New Roman" w:hAnsi="Times New Roman" w:eastAsia="Times New Roman" w:cs="Times New Roman"/>
          <w:noProof w:val="0"/>
          <w:sz w:val="24"/>
          <w:szCs w:val="24"/>
          <w:lang w:val="en-MY"/>
        </w:rPr>
        <w:t>u</w:t>
      </w:r>
      <w:r w:rsidRPr="2BAA8972" w:rsidR="08977337">
        <w:rPr>
          <w:rFonts w:ascii="Times New Roman" w:hAnsi="Times New Roman" w:eastAsia="Times New Roman" w:cs="Times New Roman"/>
          <w:noProof w:val="0"/>
          <w:sz w:val="24"/>
          <w:szCs w:val="24"/>
          <w:lang w:val="en-MY"/>
        </w:rPr>
        <w:t>ser-</w:t>
      </w:r>
      <w:r w:rsidRPr="2BAA8972" w:rsidR="407E94F2">
        <w:rPr>
          <w:rFonts w:ascii="Times New Roman" w:hAnsi="Times New Roman" w:eastAsia="Times New Roman" w:cs="Times New Roman"/>
          <w:noProof w:val="0"/>
          <w:sz w:val="24"/>
          <w:szCs w:val="24"/>
          <w:lang w:val="en-MY"/>
        </w:rPr>
        <w:t>c</w:t>
      </w:r>
      <w:r w:rsidRPr="2BAA8972" w:rsidR="08977337">
        <w:rPr>
          <w:rFonts w:ascii="Times New Roman" w:hAnsi="Times New Roman" w:eastAsia="Times New Roman" w:cs="Times New Roman"/>
          <w:noProof w:val="0"/>
          <w:sz w:val="24"/>
          <w:szCs w:val="24"/>
          <w:lang w:val="en-MY"/>
        </w:rPr>
        <w:t xml:space="preserve">entric </w:t>
      </w:r>
      <w:r w:rsidRPr="2BAA8972" w:rsidR="211C7545">
        <w:rPr>
          <w:rFonts w:ascii="Times New Roman" w:hAnsi="Times New Roman" w:eastAsia="Times New Roman" w:cs="Times New Roman"/>
          <w:noProof w:val="0"/>
          <w:sz w:val="24"/>
          <w:szCs w:val="24"/>
          <w:lang w:val="en-MY"/>
        </w:rPr>
        <w:t>d</w:t>
      </w:r>
      <w:r w:rsidRPr="2BAA8972" w:rsidR="08977337">
        <w:rPr>
          <w:rFonts w:ascii="Times New Roman" w:hAnsi="Times New Roman" w:eastAsia="Times New Roman" w:cs="Times New Roman"/>
          <w:noProof w:val="0"/>
          <w:sz w:val="24"/>
          <w:szCs w:val="24"/>
          <w:lang w:val="en-MY"/>
        </w:rPr>
        <w:t xml:space="preserve">esign while ensuring long-term sustainability through </w:t>
      </w:r>
      <w:r w:rsidRPr="2BAA8972" w:rsidR="67661A47">
        <w:rPr>
          <w:rFonts w:ascii="Times New Roman" w:hAnsi="Times New Roman" w:eastAsia="Times New Roman" w:cs="Times New Roman"/>
          <w:noProof w:val="0"/>
          <w:sz w:val="24"/>
          <w:szCs w:val="24"/>
          <w:lang w:val="en-MY"/>
        </w:rPr>
        <w:t>m</w:t>
      </w:r>
      <w:r w:rsidRPr="2BAA8972" w:rsidR="08977337">
        <w:rPr>
          <w:rFonts w:ascii="Times New Roman" w:hAnsi="Times New Roman" w:eastAsia="Times New Roman" w:cs="Times New Roman"/>
          <w:noProof w:val="0"/>
          <w:sz w:val="24"/>
          <w:szCs w:val="24"/>
          <w:lang w:val="en-MY"/>
        </w:rPr>
        <w:t xml:space="preserve">aintainability, </w:t>
      </w:r>
      <w:r w:rsidRPr="2BAA8972" w:rsidR="29C9E94F">
        <w:rPr>
          <w:rFonts w:ascii="Times New Roman" w:hAnsi="Times New Roman" w:eastAsia="Times New Roman" w:cs="Times New Roman"/>
          <w:noProof w:val="0"/>
          <w:sz w:val="24"/>
          <w:szCs w:val="24"/>
          <w:lang w:val="en-MY"/>
        </w:rPr>
        <w:t>m</w:t>
      </w:r>
      <w:r w:rsidRPr="2BAA8972" w:rsidR="08977337">
        <w:rPr>
          <w:rFonts w:ascii="Times New Roman" w:hAnsi="Times New Roman" w:eastAsia="Times New Roman" w:cs="Times New Roman"/>
          <w:noProof w:val="0"/>
          <w:sz w:val="24"/>
          <w:szCs w:val="24"/>
          <w:lang w:val="en-MY"/>
        </w:rPr>
        <w:t xml:space="preserve">odularity, and </w:t>
      </w:r>
      <w:r w:rsidRPr="2BAA8972" w:rsidR="3CB2682C">
        <w:rPr>
          <w:rFonts w:ascii="Times New Roman" w:hAnsi="Times New Roman" w:eastAsia="Times New Roman" w:cs="Times New Roman"/>
          <w:noProof w:val="0"/>
          <w:sz w:val="24"/>
          <w:szCs w:val="24"/>
          <w:lang w:val="en-MY"/>
        </w:rPr>
        <w:t>r</w:t>
      </w:r>
      <w:r w:rsidRPr="2BAA8972" w:rsidR="08977337">
        <w:rPr>
          <w:rFonts w:ascii="Times New Roman" w:hAnsi="Times New Roman" w:eastAsia="Times New Roman" w:cs="Times New Roman"/>
          <w:noProof w:val="0"/>
          <w:sz w:val="24"/>
          <w:szCs w:val="24"/>
          <w:lang w:val="en-MY"/>
        </w:rPr>
        <w:t xml:space="preserve">eusability. Security is a non-negotiable </w:t>
      </w:r>
      <w:r w:rsidRPr="2BAA8972" w:rsidR="08977337">
        <w:rPr>
          <w:rFonts w:ascii="Times New Roman" w:hAnsi="Times New Roman" w:eastAsia="Times New Roman" w:cs="Times New Roman"/>
          <w:noProof w:val="0"/>
          <w:sz w:val="24"/>
          <w:szCs w:val="24"/>
          <w:lang w:val="en-MY"/>
        </w:rPr>
        <w:t>component</w:t>
      </w:r>
      <w:r w:rsidRPr="2BAA8972" w:rsidR="08977337">
        <w:rPr>
          <w:rFonts w:ascii="Times New Roman" w:hAnsi="Times New Roman" w:eastAsia="Times New Roman" w:cs="Times New Roman"/>
          <w:noProof w:val="0"/>
          <w:sz w:val="24"/>
          <w:szCs w:val="24"/>
          <w:lang w:val="en-MY"/>
        </w:rPr>
        <w:t xml:space="preserve">, with a particular emphasis on </w:t>
      </w:r>
      <w:r w:rsidRPr="2BAA8972" w:rsidR="5303B919">
        <w:rPr>
          <w:rFonts w:ascii="Times New Roman" w:hAnsi="Times New Roman" w:eastAsia="Times New Roman" w:cs="Times New Roman"/>
          <w:noProof w:val="0"/>
          <w:sz w:val="24"/>
          <w:szCs w:val="24"/>
          <w:lang w:val="en-MY"/>
        </w:rPr>
        <w:t>d</w:t>
      </w:r>
      <w:r w:rsidRPr="2BAA8972" w:rsidR="08977337">
        <w:rPr>
          <w:rFonts w:ascii="Times New Roman" w:hAnsi="Times New Roman" w:eastAsia="Times New Roman" w:cs="Times New Roman"/>
          <w:noProof w:val="0"/>
          <w:sz w:val="24"/>
          <w:szCs w:val="24"/>
          <w:lang w:val="en-MY"/>
        </w:rPr>
        <w:t xml:space="preserve">ata </w:t>
      </w:r>
      <w:r w:rsidRPr="2BAA8972" w:rsidR="7E1CE39F">
        <w:rPr>
          <w:rFonts w:ascii="Times New Roman" w:hAnsi="Times New Roman" w:eastAsia="Times New Roman" w:cs="Times New Roman"/>
          <w:noProof w:val="0"/>
          <w:sz w:val="24"/>
          <w:szCs w:val="24"/>
          <w:lang w:val="en-MY"/>
        </w:rPr>
        <w:t>p</w:t>
      </w:r>
      <w:r w:rsidRPr="2BAA8972" w:rsidR="08977337">
        <w:rPr>
          <w:rFonts w:ascii="Times New Roman" w:hAnsi="Times New Roman" w:eastAsia="Times New Roman" w:cs="Times New Roman"/>
          <w:noProof w:val="0"/>
          <w:sz w:val="24"/>
          <w:szCs w:val="24"/>
          <w:lang w:val="en-MY"/>
        </w:rPr>
        <w:t xml:space="preserve">rivacy, </w:t>
      </w:r>
      <w:r w:rsidRPr="2BAA8972" w:rsidR="3ABAECD0">
        <w:rPr>
          <w:rFonts w:ascii="Times New Roman" w:hAnsi="Times New Roman" w:eastAsia="Times New Roman" w:cs="Times New Roman"/>
          <w:noProof w:val="0"/>
          <w:sz w:val="24"/>
          <w:szCs w:val="24"/>
          <w:lang w:val="en-MY"/>
        </w:rPr>
        <w:t>c</w:t>
      </w:r>
      <w:r w:rsidRPr="2BAA8972" w:rsidR="08977337">
        <w:rPr>
          <w:rFonts w:ascii="Times New Roman" w:hAnsi="Times New Roman" w:eastAsia="Times New Roman" w:cs="Times New Roman"/>
          <w:noProof w:val="0"/>
          <w:sz w:val="24"/>
          <w:szCs w:val="24"/>
          <w:lang w:val="en-MY"/>
        </w:rPr>
        <w:t xml:space="preserve">ompliance, and </w:t>
      </w:r>
      <w:r w:rsidRPr="2BAA8972" w:rsidR="01829828">
        <w:rPr>
          <w:rFonts w:ascii="Times New Roman" w:hAnsi="Times New Roman" w:eastAsia="Times New Roman" w:cs="Times New Roman"/>
          <w:noProof w:val="0"/>
          <w:sz w:val="24"/>
          <w:szCs w:val="24"/>
          <w:lang w:val="en-MY"/>
        </w:rPr>
        <w:t>a</w:t>
      </w:r>
      <w:r w:rsidRPr="2BAA8972" w:rsidR="08977337">
        <w:rPr>
          <w:rFonts w:ascii="Times New Roman" w:hAnsi="Times New Roman" w:eastAsia="Times New Roman" w:cs="Times New Roman"/>
          <w:noProof w:val="0"/>
          <w:sz w:val="24"/>
          <w:szCs w:val="24"/>
          <w:lang w:val="en-MY"/>
        </w:rPr>
        <w:t xml:space="preserve">ccess </w:t>
      </w:r>
      <w:r w:rsidRPr="2BAA8972" w:rsidR="16D9E813">
        <w:rPr>
          <w:rFonts w:ascii="Times New Roman" w:hAnsi="Times New Roman" w:eastAsia="Times New Roman" w:cs="Times New Roman"/>
          <w:noProof w:val="0"/>
          <w:sz w:val="24"/>
          <w:szCs w:val="24"/>
          <w:lang w:val="en-MY"/>
        </w:rPr>
        <w:t>c</w:t>
      </w:r>
      <w:r w:rsidRPr="2BAA8972" w:rsidR="08977337">
        <w:rPr>
          <w:rFonts w:ascii="Times New Roman" w:hAnsi="Times New Roman" w:eastAsia="Times New Roman" w:cs="Times New Roman"/>
          <w:noProof w:val="0"/>
          <w:sz w:val="24"/>
          <w:szCs w:val="24"/>
          <w:lang w:val="en-MY"/>
        </w:rPr>
        <w:t>ontrol, to ensure the architecture stays controlled and legally sound.</w:t>
      </w:r>
    </w:p>
    <w:p xmlns:wp14="http://schemas.microsoft.com/office/word/2010/wordml" w:rsidP="2BAA8972" wp14:paraId="05F7DAE2" wp14:textId="0FE22B73">
      <w:pPr>
        <w:pStyle w:val="Normal"/>
        <w:keepNext w:val="1"/>
        <w:keepLines w:val="1"/>
        <w:bidi w:val="0"/>
        <w:spacing w:line="360" w:lineRule="auto"/>
        <w:jc w:val="both"/>
        <w:rPr>
          <w:rFonts w:ascii="Times New Roman" w:hAnsi="Times New Roman" w:eastAsia="Times New Roman" w:cs="Times New Roman"/>
          <w:noProof w:val="0"/>
          <w:sz w:val="24"/>
          <w:szCs w:val="24"/>
          <w:lang w:val="en-MY"/>
        </w:rPr>
      </w:pPr>
      <w:r w:rsidRPr="2BAA8972" w:rsidR="0837CB76">
        <w:rPr>
          <w:rFonts w:ascii="Times New Roman" w:hAnsi="Times New Roman" w:eastAsia="Times New Roman" w:cs="Times New Roman"/>
          <w:noProof w:val="0"/>
          <w:sz w:val="24"/>
          <w:szCs w:val="24"/>
          <w:lang w:val="en-MY"/>
        </w:rPr>
        <w:t>T</w:t>
      </w:r>
      <w:r w:rsidRPr="2BAA8972" w:rsidR="0837CB76">
        <w:rPr>
          <w:rFonts w:ascii="Times New Roman" w:hAnsi="Times New Roman" w:eastAsia="Times New Roman" w:cs="Times New Roman"/>
          <w:noProof w:val="0"/>
          <w:sz w:val="24"/>
          <w:szCs w:val="24"/>
          <w:lang w:val="en-MY"/>
        </w:rPr>
        <w:t>h</w:t>
      </w:r>
      <w:r w:rsidRPr="2BAA8972" w:rsidR="0837CB76">
        <w:rPr>
          <w:rFonts w:ascii="Times New Roman" w:hAnsi="Times New Roman" w:eastAsia="Times New Roman" w:cs="Times New Roman"/>
          <w:noProof w:val="0"/>
          <w:sz w:val="24"/>
          <w:szCs w:val="24"/>
          <w:lang w:val="en-MY"/>
        </w:rPr>
        <w:t>e</w:t>
      </w:r>
      <w:r w:rsidRPr="2BAA8972" w:rsidR="0837CB76">
        <w:rPr>
          <w:rFonts w:ascii="Times New Roman" w:hAnsi="Times New Roman" w:eastAsia="Times New Roman" w:cs="Times New Roman"/>
          <w:noProof w:val="0"/>
          <w:sz w:val="24"/>
          <w:szCs w:val="24"/>
          <w:lang w:val="en-MY"/>
        </w:rPr>
        <w:t xml:space="preserve"> </w:t>
      </w:r>
      <w:r w:rsidRPr="2BAA8972" w:rsidR="0837CB76">
        <w:rPr>
          <w:rFonts w:ascii="Times New Roman" w:hAnsi="Times New Roman" w:eastAsia="Times New Roman" w:cs="Times New Roman"/>
          <w:noProof w:val="0"/>
          <w:sz w:val="24"/>
          <w:szCs w:val="24"/>
          <w:lang w:val="en-MY"/>
        </w:rPr>
        <w:t xml:space="preserve">current Architecture Vision (AS-IS) is primarily driven by operational stability and department independence rather than a unified enterprise strategy. It </w:t>
      </w:r>
      <w:r w:rsidRPr="2BAA8972" w:rsidR="0837CB76">
        <w:rPr>
          <w:rFonts w:ascii="Times New Roman" w:hAnsi="Times New Roman" w:eastAsia="Times New Roman" w:cs="Times New Roman"/>
          <w:noProof w:val="0"/>
          <w:sz w:val="24"/>
          <w:szCs w:val="24"/>
          <w:lang w:val="en-MY"/>
        </w:rPr>
        <w:t>focuses</w:t>
      </w:r>
      <w:r w:rsidRPr="2BAA8972" w:rsidR="0837CB76">
        <w:rPr>
          <w:rFonts w:ascii="Times New Roman" w:hAnsi="Times New Roman" w:eastAsia="Times New Roman" w:cs="Times New Roman"/>
          <w:noProof w:val="0"/>
          <w:sz w:val="24"/>
          <w:szCs w:val="24"/>
          <w:lang w:val="en-MY"/>
        </w:rPr>
        <w:t xml:space="preserve"> on </w:t>
      </w:r>
      <w:r w:rsidRPr="2BAA8972" w:rsidR="0837CB76">
        <w:rPr>
          <w:rFonts w:ascii="Times New Roman" w:hAnsi="Times New Roman" w:eastAsia="Times New Roman" w:cs="Times New Roman"/>
          <w:noProof w:val="0"/>
          <w:sz w:val="24"/>
          <w:szCs w:val="24"/>
          <w:lang w:val="en-MY"/>
        </w:rPr>
        <w:t>maintaining</w:t>
      </w:r>
      <w:r w:rsidRPr="2BAA8972" w:rsidR="0837CB76">
        <w:rPr>
          <w:rFonts w:ascii="Times New Roman" w:hAnsi="Times New Roman" w:eastAsia="Times New Roman" w:cs="Times New Roman"/>
          <w:noProof w:val="0"/>
          <w:sz w:val="24"/>
          <w:szCs w:val="24"/>
          <w:lang w:val="en-MY"/>
        </w:rPr>
        <w:t xml:space="preserve"> </w:t>
      </w:r>
      <w:r w:rsidRPr="2BAA8972" w:rsidR="61F93816">
        <w:rPr>
          <w:rFonts w:ascii="Times New Roman" w:hAnsi="Times New Roman" w:eastAsia="Times New Roman" w:cs="Times New Roman"/>
          <w:noProof w:val="0"/>
          <w:sz w:val="24"/>
          <w:szCs w:val="24"/>
          <w:lang w:val="en-MY"/>
        </w:rPr>
        <w:t xml:space="preserve">the functionality of distinct legacy systems like SMAP and </w:t>
      </w:r>
      <w:r w:rsidRPr="2BAA8972" w:rsidR="61F93816">
        <w:rPr>
          <w:rFonts w:ascii="Times New Roman" w:hAnsi="Times New Roman" w:eastAsia="Times New Roman" w:cs="Times New Roman"/>
          <w:noProof w:val="0"/>
          <w:sz w:val="24"/>
          <w:szCs w:val="24"/>
          <w:lang w:val="en-MY"/>
        </w:rPr>
        <w:t>ePayment</w:t>
      </w:r>
      <w:r w:rsidRPr="2BAA8972" w:rsidR="61F93816">
        <w:rPr>
          <w:rFonts w:ascii="Times New Roman" w:hAnsi="Times New Roman" w:eastAsia="Times New Roman" w:cs="Times New Roman"/>
          <w:noProof w:val="0"/>
          <w:sz w:val="24"/>
          <w:szCs w:val="24"/>
          <w:lang w:val="en-MY"/>
        </w:rPr>
        <w:t xml:space="preserve"> to ensure daily academic and administrative continuity, relying on </w:t>
      </w:r>
      <w:r w:rsidRPr="2BAA8972" w:rsidR="61F93816">
        <w:rPr>
          <w:rFonts w:ascii="Times New Roman" w:hAnsi="Times New Roman" w:eastAsia="Times New Roman" w:cs="Times New Roman"/>
          <w:noProof w:val="0"/>
          <w:sz w:val="24"/>
          <w:szCs w:val="24"/>
          <w:lang w:val="en-MY"/>
        </w:rPr>
        <w:t>established</w:t>
      </w:r>
      <w:r w:rsidRPr="2BAA8972" w:rsidR="61F93816">
        <w:rPr>
          <w:rFonts w:ascii="Times New Roman" w:hAnsi="Times New Roman" w:eastAsia="Times New Roman" w:cs="Times New Roman"/>
          <w:noProof w:val="0"/>
          <w:sz w:val="24"/>
          <w:szCs w:val="24"/>
          <w:lang w:val="en-MY"/>
        </w:rPr>
        <w:t xml:space="preserve"> </w:t>
      </w:r>
      <w:r w:rsidRPr="2BAA8972" w:rsidR="2C930A9C">
        <w:rPr>
          <w:rFonts w:ascii="Times New Roman" w:hAnsi="Times New Roman" w:eastAsia="Times New Roman" w:cs="Times New Roman"/>
          <w:noProof w:val="0"/>
          <w:sz w:val="24"/>
          <w:szCs w:val="24"/>
          <w:lang w:val="en-MY"/>
        </w:rPr>
        <w:t>on-premises</w:t>
      </w:r>
      <w:r w:rsidRPr="2BAA8972" w:rsidR="61F93816">
        <w:rPr>
          <w:rFonts w:ascii="Times New Roman" w:hAnsi="Times New Roman" w:eastAsia="Times New Roman" w:cs="Times New Roman"/>
          <w:noProof w:val="0"/>
          <w:sz w:val="24"/>
          <w:szCs w:val="24"/>
          <w:lang w:val="en-MY"/>
        </w:rPr>
        <w:t xml:space="preserve"> infrastructure and manual data synchronization </w:t>
      </w:r>
      <w:r w:rsidRPr="2BAA8972" w:rsidR="325B6C0B">
        <w:rPr>
          <w:rFonts w:ascii="Times New Roman" w:hAnsi="Times New Roman" w:eastAsia="Times New Roman" w:cs="Times New Roman"/>
          <w:noProof w:val="0"/>
          <w:sz w:val="24"/>
          <w:szCs w:val="24"/>
          <w:lang w:val="en-MY"/>
        </w:rPr>
        <w:t>to meet immediate, localized business needs without disrupting ongoing university operations.</w:t>
      </w:r>
    </w:p>
    <w:p xmlns:wp14="http://schemas.microsoft.com/office/word/2010/wordml" w:rsidP="2BAA8972" wp14:paraId="21F6FEBF" wp14:textId="5EB0C48C">
      <w:pPr>
        <w:pStyle w:val="Normal"/>
        <w:keepNext w:val="1"/>
        <w:keepLines w:val="1"/>
        <w:bidi w:val="0"/>
        <w:spacing w:line="360" w:lineRule="auto"/>
        <w:jc w:val="both"/>
        <w:rPr>
          <w:rFonts w:ascii="Times New Roman" w:hAnsi="Times New Roman" w:eastAsia="Times New Roman" w:cs="Times New Roman"/>
          <w:noProof w:val="0"/>
          <w:sz w:val="24"/>
          <w:szCs w:val="24"/>
          <w:lang w:val="en-MY"/>
        </w:rPr>
      </w:pPr>
      <w:r w:rsidRPr="2BAA8972" w:rsidR="368AEC91">
        <w:rPr>
          <w:rFonts w:ascii="Times New Roman" w:hAnsi="Times New Roman" w:eastAsia="Times New Roman" w:cs="Times New Roman"/>
          <w:noProof w:val="0"/>
          <w:sz w:val="24"/>
          <w:szCs w:val="24"/>
          <w:lang w:val="en-MY"/>
        </w:rPr>
        <w:t xml:space="preserve">The effective execution of this vision is dependent on achieving </w:t>
      </w:r>
      <w:r w:rsidRPr="2BAA8972" w:rsidR="63AEDCA8">
        <w:rPr>
          <w:rFonts w:ascii="Times New Roman" w:hAnsi="Times New Roman" w:eastAsia="Times New Roman" w:cs="Times New Roman"/>
          <w:noProof w:val="0"/>
          <w:sz w:val="24"/>
          <w:szCs w:val="24"/>
          <w:lang w:val="en-MY"/>
        </w:rPr>
        <w:t>a</w:t>
      </w:r>
      <w:r w:rsidRPr="2BAA8972" w:rsidR="6595020A">
        <w:rPr>
          <w:rFonts w:ascii="Times New Roman" w:hAnsi="Times New Roman" w:eastAsia="Times New Roman" w:cs="Times New Roman"/>
          <w:noProof w:val="0"/>
          <w:sz w:val="24"/>
          <w:szCs w:val="24"/>
          <w:lang w:val="en-MY"/>
        </w:rPr>
        <w:t>rchitecture</w:t>
      </w:r>
      <w:r w:rsidRPr="2BAA8972" w:rsidR="368AEC91">
        <w:rPr>
          <w:rFonts w:ascii="Times New Roman" w:hAnsi="Times New Roman" w:eastAsia="Times New Roman" w:cs="Times New Roman"/>
          <w:noProof w:val="0"/>
          <w:sz w:val="24"/>
          <w:szCs w:val="24"/>
          <w:lang w:val="en-MY"/>
        </w:rPr>
        <w:t xml:space="preserve"> </w:t>
      </w:r>
      <w:r w:rsidRPr="2BAA8972" w:rsidR="6F00AEFC">
        <w:rPr>
          <w:rFonts w:ascii="Times New Roman" w:hAnsi="Times New Roman" w:eastAsia="Times New Roman" w:cs="Times New Roman"/>
          <w:noProof w:val="0"/>
          <w:sz w:val="24"/>
          <w:szCs w:val="24"/>
          <w:lang w:val="en-MY"/>
        </w:rPr>
        <w:t>r</w:t>
      </w:r>
      <w:r w:rsidRPr="2BAA8972" w:rsidR="368AEC91">
        <w:rPr>
          <w:rFonts w:ascii="Times New Roman" w:hAnsi="Times New Roman" w:eastAsia="Times New Roman" w:cs="Times New Roman"/>
          <w:noProof w:val="0"/>
          <w:sz w:val="24"/>
          <w:szCs w:val="24"/>
          <w:lang w:val="en-MY"/>
        </w:rPr>
        <w:t xml:space="preserve">equirements, such as integrating all key existing UTHM systems and implementing Single Sign-On (SSO) for smooth user authentication. However, these </w:t>
      </w:r>
      <w:r w:rsidRPr="2BAA8972" w:rsidR="368AEC91">
        <w:rPr>
          <w:rFonts w:ascii="Times New Roman" w:hAnsi="Times New Roman" w:eastAsia="Times New Roman" w:cs="Times New Roman"/>
          <w:noProof w:val="0"/>
          <w:sz w:val="24"/>
          <w:szCs w:val="24"/>
          <w:lang w:val="en-MY"/>
        </w:rPr>
        <w:t>objectives</w:t>
      </w:r>
      <w:r w:rsidRPr="2BAA8972" w:rsidR="368AEC91">
        <w:rPr>
          <w:rFonts w:ascii="Times New Roman" w:hAnsi="Times New Roman" w:eastAsia="Times New Roman" w:cs="Times New Roman"/>
          <w:noProof w:val="0"/>
          <w:sz w:val="24"/>
          <w:szCs w:val="24"/>
          <w:lang w:val="en-MY"/>
        </w:rPr>
        <w:t xml:space="preserve"> </w:t>
      </w:r>
      <w:r w:rsidRPr="2BAA8972" w:rsidR="6F824A3E">
        <w:rPr>
          <w:rFonts w:ascii="Times New Roman" w:hAnsi="Times New Roman" w:eastAsia="Times New Roman" w:cs="Times New Roman"/>
          <w:noProof w:val="0"/>
          <w:sz w:val="24"/>
          <w:szCs w:val="24"/>
          <w:lang w:val="en-MY"/>
        </w:rPr>
        <w:t>must</w:t>
      </w:r>
      <w:r w:rsidRPr="2BAA8972" w:rsidR="368AEC91">
        <w:rPr>
          <w:rFonts w:ascii="Times New Roman" w:hAnsi="Times New Roman" w:eastAsia="Times New Roman" w:cs="Times New Roman"/>
          <w:noProof w:val="0"/>
          <w:sz w:val="24"/>
          <w:szCs w:val="24"/>
          <w:lang w:val="en-MY"/>
        </w:rPr>
        <w:t xml:space="preserve"> be balanced against real-world constraints. Developers must guarantee that essential legacy systems, such as SMAP, </w:t>
      </w:r>
      <w:r w:rsidRPr="2BAA8972" w:rsidR="368AEC91">
        <w:rPr>
          <w:rFonts w:ascii="Times New Roman" w:hAnsi="Times New Roman" w:eastAsia="Times New Roman" w:cs="Times New Roman"/>
          <w:noProof w:val="0"/>
          <w:sz w:val="24"/>
          <w:szCs w:val="24"/>
          <w:lang w:val="en-MY"/>
        </w:rPr>
        <w:t>ePrestasi</w:t>
      </w:r>
      <w:r w:rsidRPr="2BAA8972" w:rsidR="368AEC91">
        <w:rPr>
          <w:rFonts w:ascii="Times New Roman" w:hAnsi="Times New Roman" w:eastAsia="Times New Roman" w:cs="Times New Roman"/>
          <w:noProof w:val="0"/>
          <w:sz w:val="24"/>
          <w:szCs w:val="24"/>
          <w:lang w:val="en-MY"/>
        </w:rPr>
        <w:t xml:space="preserve">, and </w:t>
      </w:r>
      <w:r w:rsidRPr="2BAA8972" w:rsidR="368AEC91">
        <w:rPr>
          <w:rFonts w:ascii="Times New Roman" w:hAnsi="Times New Roman" w:eastAsia="Times New Roman" w:cs="Times New Roman"/>
          <w:noProof w:val="0"/>
          <w:sz w:val="24"/>
          <w:szCs w:val="24"/>
          <w:lang w:val="en-MY"/>
        </w:rPr>
        <w:t>ePayment</w:t>
      </w:r>
      <w:r w:rsidRPr="2BAA8972" w:rsidR="368AEC91">
        <w:rPr>
          <w:rFonts w:ascii="Times New Roman" w:hAnsi="Times New Roman" w:eastAsia="Times New Roman" w:cs="Times New Roman"/>
          <w:noProof w:val="0"/>
          <w:sz w:val="24"/>
          <w:szCs w:val="24"/>
          <w:lang w:val="en-MY"/>
        </w:rPr>
        <w:t>, remain fully functioning during the transition phase. Furthermore, the change must be completed within the constraints of the university's budget and tight government data protection requirements.</w:t>
      </w:r>
      <w:r w:rsidRPr="2BAA8972" w:rsidR="2FF471DD">
        <w:rPr>
          <w:rFonts w:ascii="Times New Roman" w:hAnsi="Times New Roman" w:eastAsia="Times New Roman" w:cs="Times New Roman"/>
          <w:noProof w:val="0"/>
          <w:sz w:val="24"/>
          <w:szCs w:val="24"/>
          <w:lang w:val="en-MY"/>
        </w:rPr>
        <w:t xml:space="preserve"> </w:t>
      </w:r>
    </w:p>
    <w:p xmlns:wp14="http://schemas.microsoft.com/office/word/2010/wordml" w:rsidP="2BAA8972" wp14:paraId="60184469" wp14:textId="20C6A0DC">
      <w:pPr>
        <w:pStyle w:val="Normal"/>
        <w:keepNext w:val="1"/>
        <w:keepLines w:val="1"/>
        <w:bidi w:val="0"/>
        <w:spacing w:line="360" w:lineRule="auto"/>
        <w:jc w:val="both"/>
        <w:rPr>
          <w:rFonts w:ascii="Times New Roman" w:hAnsi="Times New Roman" w:eastAsia="Times New Roman" w:cs="Times New Roman"/>
          <w:noProof w:val="0"/>
          <w:sz w:val="24"/>
          <w:szCs w:val="24"/>
          <w:lang w:val="en-MY"/>
        </w:rPr>
      </w:pPr>
    </w:p>
    <w:p xmlns:wp14="http://schemas.microsoft.com/office/word/2010/wordml" w:rsidP="2BAA8972" wp14:paraId="0164B4AE" wp14:textId="06C361B1">
      <w:pPr>
        <w:pStyle w:val="Normal"/>
        <w:keepNext w:val="1"/>
        <w:keepLines w:val="1"/>
        <w:bidi w:val="0"/>
        <w:spacing w:line="360" w:lineRule="auto"/>
        <w:jc w:val="both"/>
      </w:pPr>
      <w:r w:rsidR="2FF471DD">
        <w:drawing>
          <wp:inline xmlns:wp14="http://schemas.microsoft.com/office/word/2010/wordprocessingDrawing" wp14:editId="0D79E266" wp14:anchorId="1CEC22F9">
            <wp:extent cx="5943600" cy="1800225"/>
            <wp:effectExtent l="0" t="0" r="0" b="0"/>
            <wp:docPr id="1089658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658114" name="Picture 1089658114"/>
                    <pic:cNvPicPr/>
                  </pic:nvPicPr>
                  <pic:blipFill>
                    <a:blip xmlns:r="http://schemas.openxmlformats.org/officeDocument/2006/relationships" r:embed="rId1646021193">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p>
    <w:p xmlns:wp14="http://schemas.microsoft.com/office/word/2010/wordml" w:rsidP="2BAA8972" wp14:paraId="11EA7A58" wp14:textId="145E9F87">
      <w:pPr>
        <w:pStyle w:val="Normal"/>
        <w:keepNext w:val="1"/>
        <w:keepLines w:val="1"/>
        <w:bidi w:val="0"/>
        <w:spacing w:line="360" w:lineRule="auto"/>
        <w:jc w:val="both"/>
        <w:rPr>
          <w:rFonts w:ascii="Times New Roman" w:hAnsi="Times New Roman" w:eastAsia="Times New Roman" w:cs="Times New Roman"/>
        </w:rPr>
      </w:pPr>
      <w:r w:rsidRPr="2BAA8972" w:rsidR="325BE843">
        <w:rPr>
          <w:rFonts w:ascii="Times New Roman" w:hAnsi="Times New Roman" w:eastAsia="Times New Roman" w:cs="Times New Roman"/>
        </w:rPr>
        <w:t xml:space="preserve">Figure </w:t>
      </w:r>
      <w:r w:rsidRPr="2BAA8972" w:rsidR="325BE843">
        <w:rPr>
          <w:rFonts w:ascii="Times New Roman" w:hAnsi="Times New Roman" w:eastAsia="Times New Roman" w:cs="Times New Roman"/>
        </w:rPr>
        <w:t>x illustrate</w:t>
      </w:r>
      <w:r w:rsidRPr="2BAA8972" w:rsidR="325BE843">
        <w:rPr>
          <w:rFonts w:ascii="Times New Roman" w:hAnsi="Times New Roman" w:eastAsia="Times New Roman" w:cs="Times New Roman"/>
        </w:rPr>
        <w:t>s the business architecture, information systems</w:t>
      </w:r>
      <w:r w:rsidRPr="2BAA8972" w:rsidR="325BE843">
        <w:rPr>
          <w:rFonts w:ascii="Times New Roman" w:hAnsi="Times New Roman" w:eastAsia="Times New Roman" w:cs="Times New Roman"/>
        </w:rPr>
        <w:t xml:space="preserve"> </w:t>
      </w:r>
      <w:r w:rsidRPr="2BAA8972" w:rsidR="325BE843">
        <w:rPr>
          <w:rFonts w:ascii="Times New Roman" w:hAnsi="Times New Roman" w:eastAsia="Times New Roman" w:cs="Times New Roman"/>
        </w:rPr>
        <w:t>architectur</w:t>
      </w:r>
      <w:r w:rsidRPr="2BAA8972" w:rsidR="325BE843">
        <w:rPr>
          <w:rFonts w:ascii="Times New Roman" w:hAnsi="Times New Roman" w:eastAsia="Times New Roman" w:cs="Times New Roman"/>
        </w:rPr>
        <w:t>e</w:t>
      </w:r>
      <w:r w:rsidRPr="2BAA8972" w:rsidR="325BE843">
        <w:rPr>
          <w:rFonts w:ascii="Times New Roman" w:hAnsi="Times New Roman" w:eastAsia="Times New Roman" w:cs="Times New Roman"/>
        </w:rPr>
        <w:t xml:space="preserve"> and the technological architecture in the</w:t>
      </w:r>
      <w:r w:rsidRPr="2BAA8972" w:rsidR="325BE843">
        <w:rPr>
          <w:rFonts w:ascii="Times New Roman" w:hAnsi="Times New Roman" w:eastAsia="Times New Roman" w:cs="Times New Roman"/>
        </w:rPr>
        <w:t xml:space="preserve"> </w:t>
      </w:r>
      <w:r w:rsidRPr="2BAA8972" w:rsidR="325BE843">
        <w:rPr>
          <w:rFonts w:ascii="Times New Roman" w:hAnsi="Times New Roman" w:eastAsia="Times New Roman" w:cs="Times New Roman"/>
        </w:rPr>
        <w:t xml:space="preserve">EA. </w:t>
      </w:r>
      <w:r w:rsidRPr="2BAA8972" w:rsidR="325BE843">
        <w:rPr>
          <w:rFonts w:ascii="Times New Roman" w:hAnsi="Times New Roman" w:eastAsia="Times New Roman" w:cs="Times New Roman"/>
        </w:rPr>
        <w:t xml:space="preserve"> </w:t>
      </w:r>
      <w:r w:rsidRPr="2BAA8972" w:rsidR="5668BBB4">
        <w:rPr>
          <w:rFonts w:ascii="Times New Roman" w:hAnsi="Times New Roman" w:eastAsia="Times New Roman" w:cs="Times New Roman"/>
        </w:rPr>
        <w:t xml:space="preserve">The </w:t>
      </w:r>
      <w:r w:rsidRPr="2BAA8972" w:rsidR="025A65CF">
        <w:rPr>
          <w:rFonts w:ascii="Times New Roman" w:hAnsi="Times New Roman" w:eastAsia="Times New Roman" w:cs="Times New Roman"/>
        </w:rPr>
        <w:t>b</w:t>
      </w:r>
      <w:r w:rsidRPr="2BAA8972" w:rsidR="5668BBB4">
        <w:rPr>
          <w:rFonts w:ascii="Times New Roman" w:hAnsi="Times New Roman" w:eastAsia="Times New Roman" w:cs="Times New Roman"/>
        </w:rPr>
        <w:t xml:space="preserve">usiness </w:t>
      </w:r>
      <w:r w:rsidRPr="2BAA8972" w:rsidR="5BEB17E3">
        <w:rPr>
          <w:rFonts w:ascii="Times New Roman" w:hAnsi="Times New Roman" w:eastAsia="Times New Roman" w:cs="Times New Roman"/>
        </w:rPr>
        <w:t>a</w:t>
      </w:r>
      <w:r w:rsidRPr="2BAA8972" w:rsidR="5668BBB4">
        <w:rPr>
          <w:rFonts w:ascii="Times New Roman" w:hAnsi="Times New Roman" w:eastAsia="Times New Roman" w:cs="Times New Roman"/>
        </w:rPr>
        <w:t>rchitecture layer is the foundation, outlining the motivation, organization, and function of the university's digital transformation. It is driven by its goal to improve student experiences while reducing administrative costs by integrating significant systems such as SMAP and LMS. A</w:t>
      </w:r>
      <w:r w:rsidRPr="2BAA8972" w:rsidR="7C0B4518">
        <w:rPr>
          <w:rFonts w:ascii="Times New Roman" w:hAnsi="Times New Roman" w:eastAsia="Times New Roman" w:cs="Times New Roman"/>
        </w:rPr>
        <w:t>n</w:t>
      </w:r>
      <w:r w:rsidRPr="2BAA8972" w:rsidR="5668BBB4">
        <w:rPr>
          <w:rFonts w:ascii="Times New Roman" w:hAnsi="Times New Roman" w:eastAsia="Times New Roman" w:cs="Times New Roman"/>
        </w:rPr>
        <w:t xml:space="preserve"> important performance aim is to cut process delays by 50% while</w:t>
      </w:r>
      <w:r w:rsidRPr="2BAA8972" w:rsidR="5668BBB4">
        <w:rPr>
          <w:rFonts w:ascii="Times New Roman" w:hAnsi="Times New Roman" w:eastAsia="Times New Roman" w:cs="Times New Roman"/>
        </w:rPr>
        <w:t xml:space="preserve"> </w:t>
      </w:r>
      <w:r w:rsidRPr="2BAA8972" w:rsidR="5668BBB4">
        <w:rPr>
          <w:rFonts w:ascii="Times New Roman" w:hAnsi="Times New Roman" w:eastAsia="Times New Roman" w:cs="Times New Roman"/>
        </w:rPr>
        <w:t>maintainin</w:t>
      </w:r>
      <w:r w:rsidRPr="2BAA8972" w:rsidR="5668BBB4">
        <w:rPr>
          <w:rFonts w:ascii="Times New Roman" w:hAnsi="Times New Roman" w:eastAsia="Times New Roman" w:cs="Times New Roman"/>
        </w:rPr>
        <w:t>g</w:t>
      </w:r>
      <w:r w:rsidRPr="2BAA8972" w:rsidR="5668BBB4">
        <w:rPr>
          <w:rFonts w:ascii="Times New Roman" w:hAnsi="Times New Roman" w:eastAsia="Times New Roman" w:cs="Times New Roman"/>
        </w:rPr>
        <w:t xml:space="preserve"> 99% system uptime. This layer distinguishes between different organizational units, such as the ICT Center and the Bursary, and describes the responsibilities of individuals ranging from students and lecturers to system administrators. Functionally, it defines basic services such as student enrollment and fee collection, which are guided by academic and financial rules to </w:t>
      </w:r>
      <w:r w:rsidRPr="2BAA8972" w:rsidR="151962F4">
        <w:rPr>
          <w:rFonts w:ascii="Times New Roman" w:hAnsi="Times New Roman" w:eastAsia="Times New Roman" w:cs="Times New Roman"/>
        </w:rPr>
        <w:t>ensure</w:t>
      </w:r>
      <w:r w:rsidRPr="2BAA8972" w:rsidR="5668BBB4">
        <w:rPr>
          <w:rFonts w:ascii="Times New Roman" w:hAnsi="Times New Roman" w:eastAsia="Times New Roman" w:cs="Times New Roman"/>
        </w:rPr>
        <w:t xml:space="preserve"> </w:t>
      </w:r>
      <w:r w:rsidRPr="2BAA8972" w:rsidR="5668BBB4">
        <w:rPr>
          <w:rFonts w:ascii="Times New Roman" w:hAnsi="Times New Roman" w:eastAsia="Times New Roman" w:cs="Times New Roman"/>
        </w:rPr>
        <w:t>high standard</w:t>
      </w:r>
      <w:r w:rsidRPr="2BAA8972" w:rsidR="5668BBB4">
        <w:rPr>
          <w:rFonts w:ascii="Times New Roman" w:hAnsi="Times New Roman" w:eastAsia="Times New Roman" w:cs="Times New Roman"/>
        </w:rPr>
        <w:t>s</w:t>
      </w:r>
      <w:r w:rsidRPr="2BAA8972" w:rsidR="5668BBB4">
        <w:rPr>
          <w:rFonts w:ascii="Times New Roman" w:hAnsi="Times New Roman" w:eastAsia="Times New Roman" w:cs="Times New Roman"/>
        </w:rPr>
        <w:t xml:space="preserve"> of service.</w:t>
      </w:r>
    </w:p>
    <w:p xmlns:wp14="http://schemas.microsoft.com/office/word/2010/wordml" w:rsidP="2BAA8972" wp14:paraId="2347B013" wp14:textId="55EF64F1">
      <w:pPr>
        <w:keepNext w:val="1"/>
        <w:keepLines w:val="1"/>
        <w:bidi w:val="0"/>
        <w:spacing w:line="360" w:lineRule="auto"/>
        <w:jc w:val="both"/>
        <w:rPr>
          <w:rFonts w:ascii="Times New Roman" w:hAnsi="Times New Roman" w:eastAsia="Times New Roman" w:cs="Times New Roman"/>
          <w:noProof w:val="0"/>
          <w:sz w:val="24"/>
          <w:szCs w:val="24"/>
          <w:lang w:val="en-US"/>
        </w:rPr>
      </w:pPr>
      <w:r w:rsidRPr="2BAA8972" w:rsidR="56EA33F6">
        <w:rPr>
          <w:rFonts w:ascii="Times New Roman" w:hAnsi="Times New Roman" w:eastAsia="Times New Roman" w:cs="Times New Roman"/>
          <w:noProof w:val="0"/>
          <w:sz w:val="24"/>
          <w:szCs w:val="24"/>
          <w:lang w:val="en-US"/>
        </w:rPr>
        <w:t xml:space="preserve">This </w:t>
      </w:r>
      <w:r w:rsidRPr="2BAA8972" w:rsidR="74BB1307">
        <w:rPr>
          <w:rFonts w:ascii="Times New Roman" w:hAnsi="Times New Roman" w:eastAsia="Times New Roman" w:cs="Times New Roman"/>
          <w:noProof w:val="0"/>
          <w:sz w:val="24"/>
          <w:szCs w:val="24"/>
          <w:lang w:val="en-US"/>
        </w:rPr>
        <w:t>i</w:t>
      </w:r>
      <w:r w:rsidRPr="2BAA8972" w:rsidR="56EA33F6">
        <w:rPr>
          <w:rFonts w:ascii="Times New Roman" w:hAnsi="Times New Roman" w:eastAsia="Times New Roman" w:cs="Times New Roman"/>
          <w:noProof w:val="0"/>
          <w:sz w:val="24"/>
          <w:szCs w:val="24"/>
          <w:lang w:val="en-US"/>
        </w:rPr>
        <w:t>n</w:t>
      </w:r>
      <w:r w:rsidRPr="2BAA8972" w:rsidR="74BB1307">
        <w:rPr>
          <w:rFonts w:ascii="Times New Roman" w:hAnsi="Times New Roman" w:eastAsia="Times New Roman" w:cs="Times New Roman"/>
          <w:noProof w:val="0"/>
          <w:sz w:val="24"/>
          <w:szCs w:val="24"/>
          <w:lang w:val="en-US"/>
        </w:rPr>
        <w:t>formation system</w:t>
      </w:r>
      <w:r w:rsidRPr="2BAA8972" w:rsidR="56EA33F6">
        <w:rPr>
          <w:rFonts w:ascii="Times New Roman" w:hAnsi="Times New Roman" w:eastAsia="Times New Roman" w:cs="Times New Roman"/>
          <w:noProof w:val="0"/>
          <w:sz w:val="24"/>
          <w:szCs w:val="24"/>
          <w:lang w:val="en-US"/>
        </w:rPr>
        <w:t xml:space="preserve"> architecture defines the gap between business needs and technological execution by focusing on data and application components. Data architecture specifies the important entities such as students, </w:t>
      </w:r>
      <w:r w:rsidRPr="2BAA8972" w:rsidR="56EA33F6">
        <w:rPr>
          <w:rFonts w:ascii="Times New Roman" w:hAnsi="Times New Roman" w:eastAsia="Times New Roman" w:cs="Times New Roman"/>
          <w:noProof w:val="0"/>
          <w:sz w:val="24"/>
          <w:szCs w:val="24"/>
          <w:lang w:val="en-US"/>
        </w:rPr>
        <w:t>lecturers</w:t>
      </w:r>
      <w:r w:rsidRPr="2BAA8972" w:rsidR="56EA33F6">
        <w:rPr>
          <w:rFonts w:ascii="Times New Roman" w:hAnsi="Times New Roman" w:eastAsia="Times New Roman" w:cs="Times New Roman"/>
          <w:noProof w:val="0"/>
          <w:sz w:val="24"/>
          <w:szCs w:val="24"/>
          <w:lang w:val="en-US"/>
        </w:rPr>
        <w:t xml:space="preserve"> and courses, in addition to the underlying data components, such as the </w:t>
      </w:r>
      <w:r w:rsidRPr="2BAA8972" w:rsidR="4A5A9F29">
        <w:rPr>
          <w:rFonts w:ascii="Times New Roman" w:hAnsi="Times New Roman" w:eastAsia="Times New Roman" w:cs="Times New Roman"/>
          <w:noProof w:val="0"/>
          <w:sz w:val="24"/>
          <w:szCs w:val="24"/>
          <w:lang w:val="en-US"/>
        </w:rPr>
        <w:t>s</w:t>
      </w:r>
      <w:r w:rsidRPr="2BAA8972" w:rsidR="56EA33F6">
        <w:rPr>
          <w:rFonts w:ascii="Times New Roman" w:hAnsi="Times New Roman" w:eastAsia="Times New Roman" w:cs="Times New Roman"/>
          <w:noProof w:val="0"/>
          <w:sz w:val="24"/>
          <w:szCs w:val="24"/>
          <w:lang w:val="en-US"/>
        </w:rPr>
        <w:t xml:space="preserve">tudent </w:t>
      </w:r>
      <w:r w:rsidRPr="2BAA8972" w:rsidR="5E64520F">
        <w:rPr>
          <w:rFonts w:ascii="Times New Roman" w:hAnsi="Times New Roman" w:eastAsia="Times New Roman" w:cs="Times New Roman"/>
          <w:noProof w:val="0"/>
          <w:sz w:val="24"/>
          <w:szCs w:val="24"/>
          <w:lang w:val="en-US"/>
        </w:rPr>
        <w:t>p</w:t>
      </w:r>
      <w:r w:rsidRPr="2BAA8972" w:rsidR="56EA33F6">
        <w:rPr>
          <w:rFonts w:ascii="Times New Roman" w:hAnsi="Times New Roman" w:eastAsia="Times New Roman" w:cs="Times New Roman"/>
          <w:noProof w:val="0"/>
          <w:sz w:val="24"/>
          <w:szCs w:val="24"/>
          <w:lang w:val="en-US"/>
        </w:rPr>
        <w:t xml:space="preserve">rofile and </w:t>
      </w:r>
      <w:r w:rsidRPr="2BAA8972" w:rsidR="2A1FC624">
        <w:rPr>
          <w:rFonts w:ascii="Times New Roman" w:hAnsi="Times New Roman" w:eastAsia="Times New Roman" w:cs="Times New Roman"/>
          <w:noProof w:val="0"/>
          <w:sz w:val="24"/>
          <w:szCs w:val="24"/>
          <w:lang w:val="en-US"/>
        </w:rPr>
        <w:t>f</w:t>
      </w:r>
      <w:r w:rsidRPr="2BAA8972" w:rsidR="56EA33F6">
        <w:rPr>
          <w:rFonts w:ascii="Times New Roman" w:hAnsi="Times New Roman" w:eastAsia="Times New Roman" w:cs="Times New Roman"/>
          <w:noProof w:val="0"/>
          <w:sz w:val="24"/>
          <w:szCs w:val="24"/>
          <w:lang w:val="en-US"/>
        </w:rPr>
        <w:t xml:space="preserve">inancial </w:t>
      </w:r>
      <w:r w:rsidRPr="2BAA8972" w:rsidR="44C9D490">
        <w:rPr>
          <w:rFonts w:ascii="Times New Roman" w:hAnsi="Times New Roman" w:eastAsia="Times New Roman" w:cs="Times New Roman"/>
          <w:noProof w:val="0"/>
          <w:sz w:val="24"/>
          <w:szCs w:val="24"/>
          <w:lang w:val="en-US"/>
        </w:rPr>
        <w:t>t</w:t>
      </w:r>
      <w:r w:rsidRPr="2BAA8972" w:rsidR="56EA33F6">
        <w:rPr>
          <w:rFonts w:ascii="Times New Roman" w:hAnsi="Times New Roman" w:eastAsia="Times New Roman" w:cs="Times New Roman"/>
          <w:noProof w:val="0"/>
          <w:sz w:val="24"/>
          <w:szCs w:val="24"/>
          <w:lang w:val="en-US"/>
        </w:rPr>
        <w:t xml:space="preserve">ransaction databases, which </w:t>
      </w:r>
      <w:r w:rsidRPr="2BAA8972" w:rsidR="56EA33F6">
        <w:rPr>
          <w:rFonts w:ascii="Times New Roman" w:hAnsi="Times New Roman" w:eastAsia="Times New Roman" w:cs="Times New Roman"/>
          <w:noProof w:val="0"/>
          <w:sz w:val="24"/>
          <w:szCs w:val="24"/>
          <w:lang w:val="en-US"/>
        </w:rPr>
        <w:t>contain</w:t>
      </w:r>
      <w:r w:rsidRPr="2BAA8972" w:rsidR="56EA33F6">
        <w:rPr>
          <w:rFonts w:ascii="Times New Roman" w:hAnsi="Times New Roman" w:eastAsia="Times New Roman" w:cs="Times New Roman"/>
          <w:noProof w:val="0"/>
          <w:sz w:val="24"/>
          <w:szCs w:val="24"/>
          <w:lang w:val="en-US"/>
        </w:rPr>
        <w:t xml:space="preserve"> this information.</w:t>
      </w:r>
      <w:r w:rsidRPr="2BAA8972" w:rsidR="2808B256">
        <w:rPr>
          <w:rFonts w:ascii="Times New Roman" w:hAnsi="Times New Roman" w:eastAsia="Times New Roman" w:cs="Times New Roman"/>
          <w:noProof w:val="0"/>
          <w:sz w:val="24"/>
          <w:szCs w:val="24"/>
          <w:lang w:val="en-US"/>
        </w:rPr>
        <w:t xml:space="preserve"> </w:t>
      </w:r>
      <w:r w:rsidRPr="2BAA8972" w:rsidR="56EA33F6">
        <w:rPr>
          <w:rFonts w:ascii="Times New Roman" w:hAnsi="Times New Roman" w:eastAsia="Times New Roman" w:cs="Times New Roman"/>
          <w:noProof w:val="0"/>
          <w:sz w:val="24"/>
          <w:szCs w:val="24"/>
          <w:lang w:val="en-US"/>
        </w:rPr>
        <w:t xml:space="preserve">The </w:t>
      </w:r>
      <w:r w:rsidRPr="2BAA8972" w:rsidR="3A64D7D0">
        <w:rPr>
          <w:rFonts w:ascii="Times New Roman" w:hAnsi="Times New Roman" w:eastAsia="Times New Roman" w:cs="Times New Roman"/>
          <w:noProof w:val="0"/>
          <w:sz w:val="24"/>
          <w:szCs w:val="24"/>
          <w:lang w:val="en-US"/>
        </w:rPr>
        <w:t>a</w:t>
      </w:r>
      <w:r w:rsidRPr="2BAA8972" w:rsidR="56EA33F6">
        <w:rPr>
          <w:rFonts w:ascii="Times New Roman" w:hAnsi="Times New Roman" w:eastAsia="Times New Roman" w:cs="Times New Roman"/>
          <w:noProof w:val="0"/>
          <w:sz w:val="24"/>
          <w:szCs w:val="24"/>
          <w:lang w:val="en-US"/>
        </w:rPr>
        <w:t>pplication</w:t>
      </w:r>
      <w:r w:rsidRPr="2BAA8972" w:rsidR="56EA33F6">
        <w:rPr>
          <w:rFonts w:ascii="Times New Roman" w:hAnsi="Times New Roman" w:eastAsia="Times New Roman" w:cs="Times New Roman"/>
          <w:noProof w:val="0"/>
          <w:sz w:val="24"/>
          <w:szCs w:val="24"/>
          <w:lang w:val="en-US"/>
        </w:rPr>
        <w:t xml:space="preserve"> </w:t>
      </w:r>
      <w:r w:rsidRPr="2BAA8972" w:rsidR="44EAF8E9">
        <w:rPr>
          <w:rFonts w:ascii="Times New Roman" w:hAnsi="Times New Roman" w:eastAsia="Times New Roman" w:cs="Times New Roman"/>
          <w:noProof w:val="0"/>
          <w:sz w:val="24"/>
          <w:szCs w:val="24"/>
          <w:lang w:val="en-US"/>
        </w:rPr>
        <w:t>a</w:t>
      </w:r>
      <w:r w:rsidRPr="2BAA8972" w:rsidR="56EA33F6">
        <w:rPr>
          <w:rFonts w:ascii="Times New Roman" w:hAnsi="Times New Roman" w:eastAsia="Times New Roman" w:cs="Times New Roman"/>
          <w:noProof w:val="0"/>
          <w:sz w:val="24"/>
          <w:szCs w:val="24"/>
          <w:lang w:val="en-US"/>
        </w:rPr>
        <w:t xml:space="preserve">rchitecture describes the Information System Services (ISS), which include the University Management Service (U-IMS) and particular modules for students and teachers. It focuses on the integration of historical systems (such as </w:t>
      </w:r>
      <w:r w:rsidRPr="2BAA8972" w:rsidR="56EA33F6">
        <w:rPr>
          <w:rFonts w:ascii="Times New Roman" w:hAnsi="Times New Roman" w:eastAsia="Times New Roman" w:cs="Times New Roman"/>
          <w:noProof w:val="0"/>
          <w:sz w:val="24"/>
          <w:szCs w:val="24"/>
          <w:lang w:val="en-US"/>
        </w:rPr>
        <w:t>ePayment</w:t>
      </w:r>
      <w:r w:rsidRPr="2BAA8972" w:rsidR="56EA33F6">
        <w:rPr>
          <w:rFonts w:ascii="Times New Roman" w:hAnsi="Times New Roman" w:eastAsia="Times New Roman" w:cs="Times New Roman"/>
          <w:noProof w:val="0"/>
          <w:sz w:val="24"/>
          <w:szCs w:val="24"/>
          <w:lang w:val="en-US"/>
        </w:rPr>
        <w:t xml:space="preserve"> and </w:t>
      </w:r>
      <w:r w:rsidRPr="2BAA8972" w:rsidR="56EA33F6">
        <w:rPr>
          <w:rFonts w:ascii="Times New Roman" w:hAnsi="Times New Roman" w:eastAsia="Times New Roman" w:cs="Times New Roman"/>
          <w:noProof w:val="0"/>
          <w:sz w:val="24"/>
          <w:szCs w:val="24"/>
          <w:lang w:val="en-US"/>
        </w:rPr>
        <w:t>ePrestasi</w:t>
      </w:r>
      <w:r w:rsidRPr="2BAA8972" w:rsidR="56EA33F6">
        <w:rPr>
          <w:rFonts w:ascii="Times New Roman" w:hAnsi="Times New Roman" w:eastAsia="Times New Roman" w:cs="Times New Roman"/>
          <w:noProof w:val="0"/>
          <w:sz w:val="24"/>
          <w:szCs w:val="24"/>
          <w:lang w:val="en-US"/>
        </w:rPr>
        <w:t>) via an API integration layer, guaranteeing that disparate software components may efficiently communicate under a single site.</w:t>
      </w:r>
    </w:p>
    <w:p xmlns:wp14="http://schemas.microsoft.com/office/word/2010/wordml" w:rsidP="2BAA8972" wp14:paraId="6B6FEC24" wp14:textId="6699365F">
      <w:pPr>
        <w:pStyle w:val="Normal"/>
        <w:keepNext w:val="1"/>
        <w:keepLines w:val="1"/>
        <w:bidi w:val="0"/>
        <w:spacing w:line="360" w:lineRule="auto"/>
        <w:jc w:val="both"/>
      </w:pPr>
      <w:r w:rsidRPr="2BAA8972" w:rsidR="3EE76A25">
        <w:rPr>
          <w:rFonts w:ascii="Times New Roman" w:hAnsi="Times New Roman" w:eastAsia="Times New Roman" w:cs="Times New Roman"/>
          <w:noProof w:val="0"/>
          <w:sz w:val="24"/>
          <w:szCs w:val="24"/>
          <w:lang w:val="en-US"/>
        </w:rPr>
        <w:t xml:space="preserve">The Technology Architecture defines the physical and logical infrastructure needed to support the above levels. The infrastructure is created </w:t>
      </w:r>
      <w:r w:rsidRPr="2BAA8972" w:rsidR="65BE4330">
        <w:rPr>
          <w:rFonts w:ascii="Times New Roman" w:hAnsi="Times New Roman" w:eastAsia="Times New Roman" w:cs="Times New Roman"/>
          <w:noProof w:val="0"/>
          <w:sz w:val="24"/>
          <w:szCs w:val="24"/>
          <w:lang w:val="en-US"/>
        </w:rPr>
        <w:t>on-premises</w:t>
      </w:r>
      <w:r w:rsidRPr="2BAA8972" w:rsidR="3EE76A25">
        <w:rPr>
          <w:rFonts w:ascii="Times New Roman" w:hAnsi="Times New Roman" w:eastAsia="Times New Roman" w:cs="Times New Roman"/>
          <w:noProof w:val="0"/>
          <w:sz w:val="24"/>
          <w:szCs w:val="24"/>
          <w:lang w:val="en-US"/>
        </w:rPr>
        <w:t xml:space="preserve"> data centers in Batu Pahat and </w:t>
      </w:r>
      <w:r w:rsidRPr="2BAA8972" w:rsidR="3EE76A25">
        <w:rPr>
          <w:rFonts w:ascii="Times New Roman" w:hAnsi="Times New Roman" w:eastAsia="Times New Roman" w:cs="Times New Roman"/>
          <w:noProof w:val="0"/>
          <w:sz w:val="24"/>
          <w:szCs w:val="24"/>
          <w:lang w:val="en-US"/>
        </w:rPr>
        <w:t>Pagoh</w:t>
      </w:r>
      <w:r w:rsidRPr="2BAA8972" w:rsidR="3EE76A25">
        <w:rPr>
          <w:rFonts w:ascii="Times New Roman" w:hAnsi="Times New Roman" w:eastAsia="Times New Roman" w:cs="Times New Roman"/>
          <w:noProof w:val="0"/>
          <w:sz w:val="24"/>
          <w:szCs w:val="24"/>
          <w:lang w:val="en-US"/>
        </w:rPr>
        <w:t>, with Tier 3 architecture and SAN storage servers to provide high availability. The Platform and Middleware section includes information about Windows and Linux platforms, MySQL databases, and iOS and Android mobile compatibility. This complete stack is linked by high-speed LAN/WAN and Wi-Fi networks. The design protects university data with powerful security methods such as Web Application Firewalls (WAF), HTTPS encryption, and Single Sign-On (SSO).</w:t>
      </w:r>
    </w:p>
    <w:p xmlns:wp14="http://schemas.microsoft.com/office/word/2010/wordml" w:rsidP="2BAA8972" wp14:paraId="5C73CFEE" wp14:textId="32E051B9">
      <w:pPr>
        <w:pStyle w:val="Normal"/>
        <w:keepNext w:val="1"/>
        <w:keepLines w:val="1"/>
        <w:bidi w:val="0"/>
        <w:spacing w:line="360" w:lineRule="auto"/>
        <w:jc w:val="both"/>
        <w:rPr>
          <w:rFonts w:ascii="Times New Roman" w:hAnsi="Times New Roman" w:eastAsia="Times New Roman" w:cs="Times New Roman"/>
        </w:rPr>
      </w:pPr>
      <w:r w:rsidR="3EE76A25">
        <w:drawing>
          <wp:inline xmlns:wp14="http://schemas.microsoft.com/office/word/2010/wordprocessingDrawing" wp14:editId="4BA1D7FB" wp14:anchorId="2201E815">
            <wp:extent cx="5943600" cy="2476500"/>
            <wp:effectExtent l="0" t="0" r="0" b="0"/>
            <wp:docPr id="588756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833900" name="Picture 1663833900"/>
                    <pic:cNvPicPr/>
                  </pic:nvPicPr>
                  <pic:blipFill>
                    <a:blip xmlns:r="http://schemas.openxmlformats.org/officeDocument/2006/relationships" r:embed="rId1029112367">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r w:rsidRPr="2BAA8972" w:rsidR="5F638E69">
        <w:rPr>
          <w:rFonts w:ascii="Times New Roman" w:hAnsi="Times New Roman" w:eastAsia="Times New Roman" w:cs="Times New Roman"/>
        </w:rPr>
        <w:t xml:space="preserve">The below EA AS-IS diagram shows the current situation of UTHM’s enterprise systems. At present, UTHM already has important capabilities such as Student Information Management, Academic Support, Administrative Services, data &amp; Analytics, and IT Infrastructure. However, many of these systems still work separately. Some processes depend on manual work, and system integration is limited. Because of this, data sharing between systems can be slow, and it is harder for the university to </w:t>
      </w:r>
      <w:r w:rsidRPr="2BAA8972" w:rsidR="5F638E69">
        <w:rPr>
          <w:rFonts w:ascii="Times New Roman" w:hAnsi="Times New Roman" w:eastAsia="Times New Roman" w:cs="Times New Roman"/>
        </w:rPr>
        <w:t>monitor</w:t>
      </w:r>
      <w:r w:rsidRPr="2BAA8972" w:rsidR="5F638E69">
        <w:rPr>
          <w:rFonts w:ascii="Times New Roman" w:hAnsi="Times New Roman" w:eastAsia="Times New Roman" w:cs="Times New Roman"/>
        </w:rPr>
        <w:t xml:space="preserve"> performance and make quick </w:t>
      </w:r>
      <w:r w:rsidRPr="2BAA8972" w:rsidR="5F638E69">
        <w:rPr>
          <w:rFonts w:ascii="Times New Roman" w:hAnsi="Times New Roman" w:eastAsia="Times New Roman" w:cs="Times New Roman"/>
        </w:rPr>
        <w:t>decision</w:t>
      </w:r>
      <w:r w:rsidRPr="2BAA8972" w:rsidR="5F638E69">
        <w:rPr>
          <w:rFonts w:ascii="Times New Roman" w:hAnsi="Times New Roman" w:eastAsia="Times New Roman" w:cs="Times New Roman"/>
        </w:rPr>
        <w:t>. This situation creates an opportunity to improve efficiency and reduce system duplication.</w:t>
      </w:r>
    </w:p>
    <w:p xmlns:wp14="http://schemas.microsoft.com/office/word/2010/wordml" w:rsidP="2BAA8972" wp14:paraId="611114D9" wp14:textId="4DCC46CA">
      <w:pPr>
        <w:pStyle w:val="Normal"/>
        <w:keepNext w:val="1"/>
        <w:keepLines w:val="1"/>
        <w:bidi w:val="0"/>
        <w:spacing w:line="360" w:lineRule="auto"/>
        <w:ind w:firstLine="720"/>
        <w:jc w:val="both"/>
        <w:rPr>
          <w:rFonts w:ascii="Times New Roman" w:hAnsi="Times New Roman" w:eastAsia="Times New Roman" w:cs="Times New Roman"/>
        </w:rPr>
      </w:pPr>
      <w:r w:rsidRPr="2BAA8972" w:rsidR="5F638E69">
        <w:rPr>
          <w:rFonts w:ascii="Times New Roman" w:hAnsi="Times New Roman" w:eastAsia="Times New Roman" w:cs="Times New Roman"/>
        </w:rPr>
        <w:t xml:space="preserve">From the migration planning perspective, the AI-IS stage focuses on basic analysis and preparation. The work packages </w:t>
      </w:r>
      <w:r w:rsidRPr="2BAA8972" w:rsidR="5F638E69">
        <w:rPr>
          <w:rFonts w:ascii="Times New Roman" w:hAnsi="Times New Roman" w:eastAsia="Times New Roman" w:cs="Times New Roman"/>
        </w:rPr>
        <w:t>mainly involve</w:t>
      </w:r>
      <w:r w:rsidRPr="2BAA8972" w:rsidR="5F638E69">
        <w:rPr>
          <w:rFonts w:ascii="Times New Roman" w:hAnsi="Times New Roman" w:eastAsia="Times New Roman" w:cs="Times New Roman"/>
        </w:rPr>
        <w:t xml:space="preserve"> existing system analysis, initial API integration, and testing. These steps help UTHM understand which systems need improvement and how they can be connected. The contracts section highlights the importance of defining system boundaries, security requirements, and performance indicators before any major changes are made. Overall, the AS-IS architecture helps UTHM </w:t>
      </w:r>
      <w:r w:rsidRPr="2BAA8972" w:rsidR="5F638E69">
        <w:rPr>
          <w:rFonts w:ascii="Times New Roman" w:hAnsi="Times New Roman" w:eastAsia="Times New Roman" w:cs="Times New Roman"/>
        </w:rPr>
        <w:t>identify</w:t>
      </w:r>
      <w:r w:rsidRPr="2BAA8972" w:rsidR="5F638E69">
        <w:rPr>
          <w:rFonts w:ascii="Times New Roman" w:hAnsi="Times New Roman" w:eastAsia="Times New Roman" w:cs="Times New Roman"/>
        </w:rPr>
        <w:t xml:space="preserve"> weaknesses in the current environment and prepares the university for a more structured transformation.</w:t>
      </w:r>
    </w:p>
    <w:p xmlns:wp14="http://schemas.microsoft.com/office/word/2010/wordml" w:rsidP="2BAA8972" wp14:paraId="1E72BB83" wp14:textId="5F4460B6">
      <w:pPr>
        <w:pStyle w:val="Normal"/>
        <w:keepNext w:val="1"/>
        <w:keepLines w:val="1"/>
        <w:bidi w:val="0"/>
        <w:spacing w:line="360" w:lineRule="auto"/>
        <w:ind w:firstLine="720"/>
        <w:jc w:val="both"/>
        <w:rPr>
          <w:rFonts w:ascii="Times New Roman" w:hAnsi="Times New Roman" w:eastAsia="Times New Roman" w:cs="Times New Roman"/>
        </w:rPr>
      </w:pPr>
      <w:r w:rsidRPr="2BAA8972" w:rsidR="66334817">
        <w:rPr>
          <w:rFonts w:ascii="Times New Roman" w:hAnsi="Times New Roman" w:eastAsia="Times New Roman" w:cs="Times New Roman"/>
        </w:rPr>
        <w:t xml:space="preserve">As shown in Figure XX, the Implementation Governance framework for </w:t>
      </w:r>
      <w:r w:rsidRPr="2BAA8972" w:rsidR="3830A42E">
        <w:rPr>
          <w:rFonts w:ascii="Times New Roman" w:hAnsi="Times New Roman" w:eastAsia="Times New Roman" w:cs="Times New Roman"/>
        </w:rPr>
        <w:t>UTHM’s current enterprise architecture is defined by a structured oversight mechanism designed to ensure that all technical developments align with both internal policies and national standards. The governance proces</w:t>
      </w:r>
      <w:r w:rsidRPr="2BAA8972" w:rsidR="301164D1">
        <w:rPr>
          <w:rFonts w:ascii="Times New Roman" w:hAnsi="Times New Roman" w:eastAsia="Times New Roman" w:cs="Times New Roman"/>
        </w:rPr>
        <w:t xml:space="preserve">s is anchored by three primary pillars which are the </w:t>
      </w:r>
      <w:r w:rsidRPr="2BAA8972" w:rsidR="2B760D4A">
        <w:rPr>
          <w:rFonts w:ascii="Times New Roman" w:hAnsi="Times New Roman" w:eastAsia="Times New Roman" w:cs="Times New Roman"/>
        </w:rPr>
        <w:t xml:space="preserve">FSR approval process for the validation of new systems, the </w:t>
      </w:r>
      <w:r w:rsidRPr="2BAA8972" w:rsidR="5E94B1B3">
        <w:rPr>
          <w:rFonts w:ascii="Times New Roman" w:hAnsi="Times New Roman" w:eastAsia="Times New Roman" w:cs="Times New Roman"/>
        </w:rPr>
        <w:t>JDN (</w:t>
      </w:r>
      <w:r w:rsidRPr="2BAA8972" w:rsidR="2B760D4A">
        <w:rPr>
          <w:rFonts w:ascii="Times New Roman" w:hAnsi="Times New Roman" w:eastAsia="Times New Roman" w:cs="Times New Roman"/>
        </w:rPr>
        <w:t>Jabatan</w:t>
      </w:r>
      <w:r w:rsidRPr="2BAA8972" w:rsidR="2B760D4A">
        <w:rPr>
          <w:rFonts w:ascii="Times New Roman" w:hAnsi="Times New Roman" w:eastAsia="Times New Roman" w:cs="Times New Roman"/>
        </w:rPr>
        <w:t xml:space="preserve"> Digital Negara) guidelines which standardize website design and enterprise architecture practi</w:t>
      </w:r>
      <w:r w:rsidRPr="2BAA8972" w:rsidR="212BA470">
        <w:rPr>
          <w:rFonts w:ascii="Times New Roman" w:hAnsi="Times New Roman" w:eastAsia="Times New Roman" w:cs="Times New Roman"/>
        </w:rPr>
        <w:t xml:space="preserve">ces, and </w:t>
      </w:r>
      <w:r w:rsidRPr="2BAA8972" w:rsidR="52ACCC6E">
        <w:rPr>
          <w:rFonts w:ascii="Times New Roman" w:hAnsi="Times New Roman" w:eastAsia="Times New Roman" w:cs="Times New Roman"/>
        </w:rPr>
        <w:t>KPT (</w:t>
      </w:r>
      <w:r w:rsidRPr="2BAA8972" w:rsidR="212BA470">
        <w:rPr>
          <w:rFonts w:ascii="Times New Roman" w:hAnsi="Times New Roman" w:eastAsia="Times New Roman" w:cs="Times New Roman"/>
        </w:rPr>
        <w:t xml:space="preserve">Ministry of Higher Education) for the strategic oversight of project funding. This framework ensures that any architectural </w:t>
      </w:r>
      <w:r w:rsidRPr="2BAA8972" w:rsidR="5753EC79">
        <w:rPr>
          <w:rFonts w:ascii="Times New Roman" w:hAnsi="Times New Roman" w:eastAsia="Times New Roman" w:cs="Times New Roman"/>
        </w:rPr>
        <w:t>changes,</w:t>
      </w:r>
      <w:r w:rsidRPr="2BAA8972" w:rsidR="212BA470">
        <w:rPr>
          <w:rFonts w:ascii="Times New Roman" w:hAnsi="Times New Roman" w:eastAsia="Times New Roman" w:cs="Times New Roman"/>
        </w:rPr>
        <w:t xml:space="preserve"> whether incre</w:t>
      </w:r>
      <w:r w:rsidRPr="2BAA8972" w:rsidR="1898EF15">
        <w:rPr>
          <w:rFonts w:ascii="Times New Roman" w:hAnsi="Times New Roman" w:eastAsia="Times New Roman" w:cs="Times New Roman"/>
        </w:rPr>
        <w:t xml:space="preserve">mental or major, </w:t>
      </w:r>
      <w:r w:rsidRPr="2BAA8972" w:rsidR="15A8ACEA">
        <w:rPr>
          <w:rFonts w:ascii="Times New Roman" w:hAnsi="Times New Roman" w:eastAsia="Times New Roman" w:cs="Times New Roman"/>
        </w:rPr>
        <w:t>remain</w:t>
      </w:r>
      <w:r w:rsidRPr="2BAA8972" w:rsidR="1898EF15">
        <w:rPr>
          <w:rFonts w:ascii="Times New Roman" w:hAnsi="Times New Roman" w:eastAsia="Times New Roman" w:cs="Times New Roman"/>
        </w:rPr>
        <w:t xml:space="preserve"> compliant with institutional mandates while </w:t>
      </w:r>
      <w:r w:rsidRPr="2BAA8972" w:rsidR="1898EF15">
        <w:rPr>
          <w:rFonts w:ascii="Times New Roman" w:hAnsi="Times New Roman" w:eastAsia="Times New Roman" w:cs="Times New Roman"/>
        </w:rPr>
        <w:t>maintaining</w:t>
      </w:r>
      <w:r w:rsidRPr="2BAA8972" w:rsidR="1898EF15">
        <w:rPr>
          <w:rFonts w:ascii="Times New Roman" w:hAnsi="Times New Roman" w:eastAsia="Times New Roman" w:cs="Times New Roman"/>
        </w:rPr>
        <w:t xml:space="preserve"> the operational integrity of critical legacy systems.</w:t>
      </w:r>
    </w:p>
    <w:p xmlns:wp14="http://schemas.microsoft.com/office/word/2010/wordml" w:rsidP="2BAA8972" wp14:paraId="12FEBCE2" wp14:textId="020AD45E">
      <w:pPr>
        <w:pStyle w:val="Normal"/>
        <w:keepNext w:val="1"/>
        <w:keepLines w:val="1"/>
        <w:bidi w:val="0"/>
        <w:spacing w:line="360" w:lineRule="auto"/>
        <w:jc w:val="both"/>
      </w:pPr>
      <w:r w:rsidR="6F4E2FD3">
        <w:drawing>
          <wp:inline xmlns:wp14="http://schemas.microsoft.com/office/word/2010/wordprocessingDrawing" wp14:editId="7359F78A" wp14:anchorId="2D89904A">
            <wp:extent cx="5943600" cy="1866900"/>
            <wp:effectExtent l="0" t="0" r="0" b="0"/>
            <wp:docPr id="1936620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620080" name="Picture 1936620080"/>
                    <pic:cNvPicPr/>
                  </pic:nvPicPr>
                  <pic:blipFill>
                    <a:blip xmlns:r="http://schemas.openxmlformats.org/officeDocument/2006/relationships" r:embed="rId1665267821">
                      <a:extLst>
                        <a:ext uri="{28A0092B-C50C-407E-A947-70E740481C1C}">
                          <a14:useLocalDpi xmlns:a14="http://schemas.microsoft.com/office/drawing/2010/main"/>
                        </a:ext>
                      </a:extLst>
                    </a:blip>
                    <a:stretch>
                      <a:fillRect/>
                    </a:stretch>
                  </pic:blipFill>
                  <pic:spPr>
                    <a:xfrm>
                      <a:off x="0" y="0"/>
                      <a:ext cx="5943600" cy="1866900"/>
                    </a:xfrm>
                    <a:prstGeom prst="rect">
                      <a:avLst/>
                    </a:prstGeom>
                  </pic:spPr>
                </pic:pic>
              </a:graphicData>
            </a:graphic>
          </wp:inline>
        </w:drawing>
      </w:r>
    </w:p>
    <w:p xmlns:wp14="http://schemas.microsoft.com/office/word/2010/wordml" w:rsidP="2BAA8972" wp14:paraId="416D9E24" wp14:textId="3D500747">
      <w:pPr>
        <w:pStyle w:val="Normal"/>
        <w:keepNext w:val="1"/>
        <w:keepLines w:val="1"/>
        <w:bidi w:val="0"/>
        <w:spacing w:line="360" w:lineRule="auto"/>
        <w:jc w:val="both"/>
      </w:pPr>
    </w:p>
    <w:p w:rsidR="600958DF" w:rsidP="2BAA8972" w:rsidRDefault="600958DF" w14:paraId="14C4E63B" w14:textId="7EF54B15">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rPr>
      </w:pPr>
      <w:r w:rsidRPr="2BAA8972" w:rsidR="600958DF">
        <w:rPr>
          <w:rFonts w:ascii="Times New Roman" w:hAnsi="Times New Roman" w:eastAsia="Times New Roman" w:cs="Times New Roman"/>
        </w:rPr>
        <w:t xml:space="preserve">Figure x shows the </w:t>
      </w:r>
      <w:r w:rsidRPr="2BAA8972" w:rsidR="70660B11">
        <w:rPr>
          <w:rFonts w:ascii="Times New Roman" w:hAnsi="Times New Roman" w:eastAsia="Times New Roman" w:cs="Times New Roman"/>
        </w:rPr>
        <w:t xml:space="preserve">change management </w:t>
      </w:r>
      <w:r w:rsidRPr="2BAA8972" w:rsidR="70660B11">
        <w:rPr>
          <w:rFonts w:ascii="Times New Roman" w:hAnsi="Times New Roman" w:eastAsia="Times New Roman" w:cs="Times New Roman"/>
        </w:rPr>
        <w:t>component</w:t>
      </w:r>
      <w:r w:rsidRPr="2BAA8972" w:rsidR="2B9DA2C9">
        <w:rPr>
          <w:rFonts w:ascii="Times New Roman" w:hAnsi="Times New Roman" w:eastAsia="Times New Roman" w:cs="Times New Roman"/>
        </w:rPr>
        <w:t xml:space="preserve"> within the EA</w:t>
      </w:r>
      <w:r w:rsidRPr="2BAA8972" w:rsidR="3D08B28F">
        <w:rPr>
          <w:rFonts w:ascii="Times New Roman" w:hAnsi="Times New Roman" w:eastAsia="Times New Roman" w:cs="Times New Roman"/>
        </w:rPr>
        <w:t xml:space="preserve">. The Architecture Change Management (Phase H) creates a governance structure to guarantee that the university's digital systems change in an organized way rather than through random changes. It divides modifications into three </w:t>
      </w:r>
      <w:r w:rsidRPr="2BAA8972" w:rsidR="78F93B29">
        <w:rPr>
          <w:rFonts w:ascii="Times New Roman" w:hAnsi="Times New Roman" w:eastAsia="Times New Roman" w:cs="Times New Roman"/>
        </w:rPr>
        <w:t>categories:</w:t>
      </w:r>
      <w:r w:rsidRPr="2BAA8972" w:rsidR="3D08B28F">
        <w:rPr>
          <w:rFonts w:ascii="Times New Roman" w:hAnsi="Times New Roman" w:eastAsia="Times New Roman" w:cs="Times New Roman"/>
        </w:rPr>
        <w:t xml:space="preserve"> </w:t>
      </w:r>
      <w:r w:rsidRPr="2BAA8972" w:rsidR="5EA96F76">
        <w:rPr>
          <w:rFonts w:ascii="Times New Roman" w:hAnsi="Times New Roman" w:eastAsia="Times New Roman" w:cs="Times New Roman"/>
        </w:rPr>
        <w:t xml:space="preserve">process </w:t>
      </w:r>
      <w:r w:rsidRPr="2BAA8972" w:rsidR="3D08B28F">
        <w:rPr>
          <w:rFonts w:ascii="Times New Roman" w:hAnsi="Times New Roman" w:eastAsia="Times New Roman" w:cs="Times New Roman"/>
        </w:rPr>
        <w:t xml:space="preserve">simplification, </w:t>
      </w:r>
      <w:r w:rsidRPr="2BAA8972" w:rsidR="6D954361">
        <w:rPr>
          <w:rFonts w:ascii="Times New Roman" w:hAnsi="Times New Roman" w:eastAsia="Times New Roman" w:cs="Times New Roman"/>
        </w:rPr>
        <w:t xml:space="preserve">gradual process </w:t>
      </w:r>
      <w:r w:rsidRPr="2BAA8972" w:rsidR="3D08B28F">
        <w:rPr>
          <w:rFonts w:ascii="Times New Roman" w:hAnsi="Times New Roman" w:eastAsia="Times New Roman" w:cs="Times New Roman"/>
        </w:rPr>
        <w:t>incrementa</w:t>
      </w:r>
      <w:r w:rsidRPr="2BAA8972" w:rsidR="120DF842">
        <w:rPr>
          <w:rFonts w:ascii="Times New Roman" w:hAnsi="Times New Roman" w:eastAsia="Times New Roman" w:cs="Times New Roman"/>
        </w:rPr>
        <w:t>tion</w:t>
      </w:r>
      <w:r w:rsidRPr="2BAA8972" w:rsidR="3D08B28F">
        <w:rPr>
          <w:rFonts w:ascii="Times New Roman" w:hAnsi="Times New Roman" w:eastAsia="Times New Roman" w:cs="Times New Roman"/>
        </w:rPr>
        <w:t xml:space="preserve">, and </w:t>
      </w:r>
      <w:r w:rsidRPr="2BAA8972" w:rsidR="061B6328">
        <w:rPr>
          <w:rFonts w:ascii="Times New Roman" w:hAnsi="Times New Roman" w:eastAsia="Times New Roman" w:cs="Times New Roman"/>
        </w:rPr>
        <w:t xml:space="preserve">system </w:t>
      </w:r>
      <w:r w:rsidRPr="2BAA8972" w:rsidR="3D08B28F">
        <w:rPr>
          <w:rFonts w:ascii="Times New Roman" w:hAnsi="Times New Roman" w:eastAsia="Times New Roman" w:cs="Times New Roman"/>
        </w:rPr>
        <w:t xml:space="preserve">redesign. This guarantees that minor enhancements are implemented quickly, while high-impact changes are examined </w:t>
      </w:r>
      <w:r w:rsidRPr="2BAA8972" w:rsidR="778B3971">
        <w:rPr>
          <w:rFonts w:ascii="Times New Roman" w:hAnsi="Times New Roman" w:eastAsia="Times New Roman" w:cs="Times New Roman"/>
        </w:rPr>
        <w:t>with</w:t>
      </w:r>
      <w:r w:rsidRPr="2BAA8972" w:rsidR="3D08B28F">
        <w:rPr>
          <w:rFonts w:ascii="Times New Roman" w:hAnsi="Times New Roman" w:eastAsia="Times New Roman" w:cs="Times New Roman"/>
        </w:rPr>
        <w:t xml:space="preserve"> extensive evaluation </w:t>
      </w:r>
      <w:r w:rsidRPr="2BAA8972" w:rsidR="3D08B28F">
        <w:rPr>
          <w:rFonts w:ascii="Times New Roman" w:hAnsi="Times New Roman" w:eastAsia="Times New Roman" w:cs="Times New Roman"/>
        </w:rPr>
        <w:t>required</w:t>
      </w:r>
      <w:r w:rsidRPr="2BAA8972" w:rsidR="3D08B28F">
        <w:rPr>
          <w:rFonts w:ascii="Times New Roman" w:hAnsi="Times New Roman" w:eastAsia="Times New Roman" w:cs="Times New Roman"/>
        </w:rPr>
        <w:t xml:space="preserve"> to preserve system reliability and security.</w:t>
      </w:r>
    </w:p>
    <w:p w:rsidR="2BAA8972" w:rsidP="2BAA8972" w:rsidRDefault="2BAA8972" w14:paraId="46C13BA3" w14:textId="62A81587">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rPr>
      </w:pPr>
    </w:p>
    <w:p w:rsidR="69F9C879" w:rsidP="2BAA8972" w:rsidRDefault="69F9C879" w14:paraId="5CEC1999" w14:textId="283F1F47">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rPr>
      </w:pPr>
      <w:r w:rsidRPr="2BAA8972" w:rsidR="69F9C879">
        <w:rPr>
          <w:rFonts w:ascii="Times New Roman" w:hAnsi="Times New Roman" w:eastAsia="Times New Roman" w:cs="Times New Roman"/>
        </w:rPr>
        <w:t xml:space="preserve">The Architecture Review Board (ARB) manages the process, which is started by a formal change request if there are </w:t>
      </w:r>
      <w:r w:rsidRPr="2BAA8972" w:rsidR="69F9C879">
        <w:rPr>
          <w:rFonts w:ascii="Times New Roman" w:hAnsi="Times New Roman" w:eastAsia="Times New Roman" w:cs="Times New Roman"/>
        </w:rPr>
        <w:t>new technologie</w:t>
      </w:r>
      <w:r w:rsidRPr="2BAA8972" w:rsidR="709F3F94">
        <w:rPr>
          <w:rFonts w:ascii="Times New Roman" w:hAnsi="Times New Roman" w:eastAsia="Times New Roman" w:cs="Times New Roman"/>
        </w:rPr>
        <w:t>s</w:t>
      </w:r>
      <w:r w:rsidRPr="2BAA8972" w:rsidR="69F9C879">
        <w:rPr>
          <w:rFonts w:ascii="Times New Roman" w:hAnsi="Times New Roman" w:eastAsia="Times New Roman" w:cs="Times New Roman"/>
        </w:rPr>
        <w:t xml:space="preserve"> or </w:t>
      </w:r>
      <w:r w:rsidRPr="2BAA8972" w:rsidR="3F9D69FC">
        <w:rPr>
          <w:rFonts w:ascii="Times New Roman" w:hAnsi="Times New Roman" w:eastAsia="Times New Roman" w:cs="Times New Roman"/>
        </w:rPr>
        <w:t>changes in</w:t>
      </w:r>
      <w:r w:rsidRPr="2BAA8972" w:rsidR="69F9C879">
        <w:rPr>
          <w:rFonts w:ascii="Times New Roman" w:hAnsi="Times New Roman" w:eastAsia="Times New Roman" w:cs="Times New Roman"/>
        </w:rPr>
        <w:t xml:space="preserve"> business </w:t>
      </w:r>
      <w:r w:rsidRPr="2BAA8972" w:rsidR="09892CD4">
        <w:rPr>
          <w:rFonts w:ascii="Times New Roman" w:hAnsi="Times New Roman" w:eastAsia="Times New Roman" w:cs="Times New Roman"/>
        </w:rPr>
        <w:t>nee</w:t>
      </w:r>
      <w:r w:rsidRPr="2BAA8972" w:rsidR="69F9C879">
        <w:rPr>
          <w:rFonts w:ascii="Times New Roman" w:hAnsi="Times New Roman" w:eastAsia="Times New Roman" w:cs="Times New Roman"/>
        </w:rPr>
        <w:t>ds. Each proposal must go through a</w:t>
      </w:r>
      <w:r w:rsidRPr="2BAA8972" w:rsidR="7E94AF69">
        <w:rPr>
          <w:rFonts w:ascii="Times New Roman" w:hAnsi="Times New Roman" w:eastAsia="Times New Roman" w:cs="Times New Roman"/>
        </w:rPr>
        <w:t xml:space="preserve">n </w:t>
      </w:r>
      <w:r w:rsidRPr="2BAA8972" w:rsidR="69F9C879">
        <w:rPr>
          <w:rFonts w:ascii="Times New Roman" w:hAnsi="Times New Roman" w:eastAsia="Times New Roman" w:cs="Times New Roman"/>
        </w:rPr>
        <w:t>e</w:t>
      </w:r>
      <w:r w:rsidRPr="2BAA8972" w:rsidR="0D807B24">
        <w:rPr>
          <w:rFonts w:ascii="Times New Roman" w:hAnsi="Times New Roman" w:eastAsia="Times New Roman" w:cs="Times New Roman"/>
        </w:rPr>
        <w:t>xtensive</w:t>
      </w:r>
      <w:r w:rsidRPr="2BAA8972" w:rsidR="69F9C879">
        <w:rPr>
          <w:rFonts w:ascii="Times New Roman" w:hAnsi="Times New Roman" w:eastAsia="Times New Roman" w:cs="Times New Roman"/>
        </w:rPr>
        <w:t xml:space="preserve"> impact analysis to </w:t>
      </w:r>
      <w:r w:rsidRPr="2BAA8972" w:rsidR="69F9C879">
        <w:rPr>
          <w:rFonts w:ascii="Times New Roman" w:hAnsi="Times New Roman" w:eastAsia="Times New Roman" w:cs="Times New Roman"/>
        </w:rPr>
        <w:t>determine</w:t>
      </w:r>
      <w:r w:rsidRPr="2BAA8972" w:rsidR="69F9C879">
        <w:rPr>
          <w:rFonts w:ascii="Times New Roman" w:hAnsi="Times New Roman" w:eastAsia="Times New Roman" w:cs="Times New Roman"/>
        </w:rPr>
        <w:t xml:space="preserve"> its impact on data integrity, current integrations, and the </w:t>
      </w:r>
      <w:r w:rsidRPr="2BAA8972" w:rsidR="693FB2CD">
        <w:rPr>
          <w:rFonts w:ascii="Times New Roman" w:hAnsi="Times New Roman" w:eastAsia="Times New Roman" w:cs="Times New Roman"/>
        </w:rPr>
        <w:t>user</w:t>
      </w:r>
      <w:r w:rsidRPr="2BAA8972" w:rsidR="69F9C879">
        <w:rPr>
          <w:rFonts w:ascii="Times New Roman" w:hAnsi="Times New Roman" w:eastAsia="Times New Roman" w:cs="Times New Roman"/>
        </w:rPr>
        <w:t xml:space="preserve"> experience. This phase </w:t>
      </w:r>
      <w:r w:rsidRPr="2BAA8972" w:rsidR="442DE343">
        <w:rPr>
          <w:rFonts w:ascii="Times New Roman" w:hAnsi="Times New Roman" w:eastAsia="Times New Roman" w:cs="Times New Roman"/>
        </w:rPr>
        <w:t>ens</w:t>
      </w:r>
      <w:r w:rsidRPr="2BAA8972" w:rsidR="69F9C879">
        <w:rPr>
          <w:rFonts w:ascii="Times New Roman" w:hAnsi="Times New Roman" w:eastAsia="Times New Roman" w:cs="Times New Roman"/>
        </w:rPr>
        <w:t>ures that all technological evolutions stay</w:t>
      </w:r>
      <w:r w:rsidRPr="2BAA8972" w:rsidR="69F9C879">
        <w:rPr>
          <w:rFonts w:ascii="Times New Roman" w:hAnsi="Times New Roman" w:eastAsia="Times New Roman" w:cs="Times New Roman"/>
        </w:rPr>
        <w:t xml:space="preserve"> </w:t>
      </w:r>
      <w:r w:rsidRPr="2BAA8972" w:rsidR="69F9C879">
        <w:rPr>
          <w:rFonts w:ascii="Times New Roman" w:hAnsi="Times New Roman" w:eastAsia="Times New Roman" w:cs="Times New Roman"/>
        </w:rPr>
        <w:t>firmly connecte</w:t>
      </w:r>
      <w:r w:rsidRPr="2BAA8972" w:rsidR="69F9C879">
        <w:rPr>
          <w:rFonts w:ascii="Times New Roman" w:hAnsi="Times New Roman" w:eastAsia="Times New Roman" w:cs="Times New Roman"/>
        </w:rPr>
        <w:t>d</w:t>
      </w:r>
      <w:r w:rsidRPr="2BAA8972" w:rsidR="69F9C879">
        <w:rPr>
          <w:rFonts w:ascii="Times New Roman" w:hAnsi="Times New Roman" w:eastAsia="Times New Roman" w:cs="Times New Roman"/>
        </w:rPr>
        <w:t xml:space="preserve"> with the university's long-term strategic strategy for 2030 by requiring official permission prior to execution.</w:t>
      </w:r>
    </w:p>
    <w:p w:rsidR="2BAA8972" w:rsidP="2BAA8972" w:rsidRDefault="2BAA8972" w14:paraId="3034D88B" w14:textId="6A3D31F8">
      <w:pPr>
        <w:pStyle w:val="Normal"/>
        <w:keepNext w:val="1"/>
        <w:keepLines w:val="1"/>
        <w:suppressLineNumbers w:val="0"/>
        <w:bidi w:val="0"/>
        <w:spacing w:before="0" w:beforeAutospacing="off" w:after="160" w:afterAutospacing="off" w:line="279" w:lineRule="auto"/>
        <w:ind w:left="0" w:right="0"/>
        <w:jc w:val="both"/>
        <w:rPr>
          <w:rFonts w:ascii="Times New Roman" w:hAnsi="Times New Roman" w:eastAsia="Times New Roman" w:cs="Times New Roman"/>
        </w:rPr>
      </w:pPr>
    </w:p>
    <w:p w:rsidR="600958DF" w:rsidP="2BAA8972" w:rsidRDefault="600958DF" w14:paraId="2C10B8DB" w14:textId="3B376B74">
      <w:pPr>
        <w:pStyle w:val="Normal"/>
        <w:keepNext w:val="1"/>
        <w:keepLines w:val="1"/>
        <w:bidi w:val="0"/>
      </w:pPr>
      <w:r w:rsidR="600958DF">
        <w:drawing>
          <wp:inline wp14:editId="76AC4B1F" wp14:anchorId="293FD522">
            <wp:extent cx="5943600" cy="1276350"/>
            <wp:effectExtent l="0" t="0" r="0" b="0"/>
            <wp:docPr id="301178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178340" name="Picture 301178340"/>
                    <pic:cNvPicPr/>
                  </pic:nvPicPr>
                  <pic:blipFill>
                    <a:blip xmlns:r="http://schemas.openxmlformats.org/officeDocument/2006/relationships" r:embed="rId610463375">
                      <a:extLst>
                        <a:ext uri="{28A0092B-C50C-407E-A947-70E740481C1C}">
                          <a14:useLocalDpi xmlns:a14="http://schemas.microsoft.com/office/drawing/2010/main"/>
                        </a:ext>
                      </a:extLst>
                    </a:blip>
                    <a:stretch>
                      <a:fillRect/>
                    </a:stretch>
                  </pic:blipFill>
                  <pic:spPr>
                    <a:xfrm>
                      <a:off x="0" y="0"/>
                      <a:ext cx="5943600" cy="1276350"/>
                    </a:xfrm>
                    <a:prstGeom prst="rect">
                      <a:avLst/>
                    </a:prstGeom>
                  </pic:spPr>
                </pic:pic>
              </a:graphicData>
            </a:graphic>
          </wp:inline>
        </w:drawing>
      </w:r>
    </w:p>
    <w:p w:rsidR="2BAA8972" w:rsidP="2BAA8972" w:rsidRDefault="2BAA8972" w14:paraId="1F995679" w14:textId="3DF6B234">
      <w:pPr>
        <w:pStyle w:val="Heading3"/>
        <w:keepNext w:val="1"/>
        <w:keepLines w:val="1"/>
        <w:bidi w:val="0"/>
        <w:jc w:val="both"/>
        <w:rPr>
          <w:rFonts w:ascii="Times New Roman" w:hAnsi="Times New Roman" w:eastAsia="Times New Roman" w:cs="Times New Roman"/>
          <w:b w:val="1"/>
          <w:bCs w:val="1"/>
          <w:noProof w:val="0"/>
          <w:sz w:val="24"/>
          <w:szCs w:val="24"/>
          <w:lang w:val="en-MY"/>
        </w:rPr>
      </w:pPr>
    </w:p>
    <w:p xmlns:wp14="http://schemas.microsoft.com/office/word/2010/wordml" w:rsidP="2BAA8972" wp14:paraId="557EB68B" wp14:textId="43EC9C61">
      <w:pPr>
        <w:pStyle w:val="Heading3"/>
        <w:keepNext w:val="1"/>
        <w:keepLines w:val="1"/>
        <w:bidi w:val="0"/>
        <w:jc w:val="both"/>
        <w:rPr>
          <w:rFonts w:ascii="Times New Roman" w:hAnsi="Times New Roman" w:eastAsia="Times New Roman" w:cs="Times New Roman"/>
          <w:b w:val="1"/>
          <w:bCs w:val="1"/>
          <w:noProof w:val="0"/>
          <w:sz w:val="24"/>
          <w:szCs w:val="24"/>
          <w:lang w:val="en-MY"/>
        </w:rPr>
      </w:pPr>
      <w:bookmarkStart w:name="_Toc1869461103" w:id="1684285206"/>
      <w:r w:rsidRPr="2BAA8972" w:rsidR="637B8695">
        <w:rPr>
          <w:rFonts w:ascii="Times New Roman" w:hAnsi="Times New Roman" w:eastAsia="Times New Roman" w:cs="Times New Roman"/>
          <w:b w:val="1"/>
          <w:bCs w:val="1"/>
          <w:noProof w:val="0"/>
          <w:sz w:val="24"/>
          <w:szCs w:val="24"/>
          <w:lang w:val="en-MY"/>
        </w:rPr>
        <w:t>4.</w:t>
      </w:r>
      <w:r w:rsidRPr="2BAA8972" w:rsidR="7605507B">
        <w:rPr>
          <w:rFonts w:ascii="Times New Roman" w:hAnsi="Times New Roman" w:eastAsia="Times New Roman" w:cs="Times New Roman"/>
          <w:b w:val="1"/>
          <w:bCs w:val="1"/>
          <w:noProof w:val="0"/>
          <w:sz w:val="24"/>
          <w:szCs w:val="24"/>
          <w:lang w:val="en-MY"/>
        </w:rPr>
        <w:t>8</w:t>
      </w:r>
      <w:r w:rsidRPr="2BAA8972" w:rsidR="637B8695">
        <w:rPr>
          <w:rFonts w:ascii="Times New Roman" w:hAnsi="Times New Roman" w:eastAsia="Times New Roman" w:cs="Times New Roman"/>
          <w:b w:val="1"/>
          <w:bCs w:val="1"/>
          <w:noProof w:val="0"/>
          <w:sz w:val="24"/>
          <w:szCs w:val="24"/>
          <w:lang w:val="en-MY"/>
        </w:rPr>
        <w:t>.</w:t>
      </w:r>
      <w:r w:rsidRPr="2BAA8972" w:rsidR="26A7FF60">
        <w:rPr>
          <w:rFonts w:ascii="Times New Roman" w:hAnsi="Times New Roman" w:eastAsia="Times New Roman" w:cs="Times New Roman"/>
          <w:b w:val="1"/>
          <w:bCs w:val="1"/>
          <w:noProof w:val="0"/>
          <w:sz w:val="24"/>
          <w:szCs w:val="24"/>
          <w:lang w:val="en-MY"/>
        </w:rPr>
        <w:t>3</w:t>
      </w:r>
      <w:r>
        <w:tab/>
      </w:r>
      <w:r w:rsidRPr="2BAA8972" w:rsidR="637B8695">
        <w:rPr>
          <w:rFonts w:ascii="Times New Roman" w:hAnsi="Times New Roman" w:eastAsia="Times New Roman" w:cs="Times New Roman"/>
          <w:b w:val="1"/>
          <w:bCs w:val="1"/>
          <w:noProof w:val="0"/>
          <w:sz w:val="24"/>
          <w:szCs w:val="24"/>
          <w:lang w:val="en-MY"/>
        </w:rPr>
        <w:t>ENTERPRISE ARCHITECTURE EA – TO BE</w:t>
      </w:r>
      <w:bookmarkEnd w:id="1684285206"/>
    </w:p>
    <w:p xmlns:wp14="http://schemas.microsoft.com/office/word/2010/wordml" w:rsidP="2BAA8972" wp14:paraId="6EEDBD9D" wp14:textId="4FCF8BF6">
      <w:pPr>
        <w:pStyle w:val="Normal"/>
        <w:keepNext w:val="1"/>
        <w:keepLines w:val="1"/>
        <w:bidi w:val="0"/>
        <w:rPr>
          <w:noProof w:val="0"/>
          <w:lang w:val="en-MY"/>
        </w:rPr>
      </w:pPr>
    </w:p>
    <w:p xmlns:wp14="http://schemas.microsoft.com/office/word/2010/wordml" w:rsidP="2BAA8972" wp14:paraId="242392A8" wp14:textId="10078449">
      <w:pPr>
        <w:pStyle w:val="Normal"/>
        <w:keepNext w:val="1"/>
        <w:keepLines w:val="1"/>
        <w:bidi w:val="0"/>
        <w:jc w:val="both"/>
        <w:rPr>
          <w:rFonts w:ascii="Times New Roman" w:hAnsi="Times New Roman" w:eastAsia="Times New Roman" w:cs="Times New Roman"/>
          <w:noProof w:val="0"/>
          <w:lang w:val="en-MY"/>
        </w:rPr>
      </w:pPr>
      <w:r w:rsidRPr="2BAA8972" w:rsidR="75B3CA4E">
        <w:rPr>
          <w:rFonts w:ascii="Times New Roman" w:hAnsi="Times New Roman" w:eastAsia="Times New Roman" w:cs="Times New Roman"/>
          <w:noProof w:val="0"/>
          <w:lang w:val="en-MY"/>
        </w:rPr>
        <w:t xml:space="preserve">Figure </w:t>
      </w:r>
      <w:r w:rsidRPr="2BAA8972" w:rsidR="073F7F48">
        <w:rPr>
          <w:rFonts w:ascii="Times New Roman" w:hAnsi="Times New Roman" w:eastAsia="Times New Roman" w:cs="Times New Roman"/>
          <w:noProof w:val="0"/>
          <w:lang w:val="en-MY"/>
        </w:rPr>
        <w:t xml:space="preserve">x </w:t>
      </w:r>
      <w:r w:rsidRPr="2BAA8972" w:rsidR="75B3CA4E">
        <w:rPr>
          <w:rFonts w:ascii="Times New Roman" w:hAnsi="Times New Roman" w:eastAsia="Times New Roman" w:cs="Times New Roman"/>
          <w:noProof w:val="0"/>
          <w:lang w:val="en-MY"/>
        </w:rPr>
        <w:t xml:space="preserve">below shows the proposed </w:t>
      </w:r>
      <w:r w:rsidRPr="2BAA8972" w:rsidR="743227D8">
        <w:rPr>
          <w:rFonts w:ascii="Times New Roman" w:hAnsi="Times New Roman" w:eastAsia="Times New Roman" w:cs="Times New Roman"/>
          <w:noProof w:val="0"/>
          <w:lang w:val="en-MY"/>
        </w:rPr>
        <w:t xml:space="preserve">TO-BE enterprise architecture. </w:t>
      </w:r>
      <w:r w:rsidRPr="2BAA8972" w:rsidR="294859F7">
        <w:rPr>
          <w:rFonts w:ascii="Times New Roman" w:hAnsi="Times New Roman" w:eastAsia="Times New Roman" w:cs="Times New Roman"/>
          <w:noProof w:val="0"/>
          <w:lang w:val="en-MY"/>
        </w:rPr>
        <w:t xml:space="preserve"> It serves as the </w:t>
      </w:r>
      <w:r w:rsidRPr="2BAA8972" w:rsidR="2FD6B285">
        <w:rPr>
          <w:rFonts w:ascii="Times New Roman" w:hAnsi="Times New Roman" w:eastAsia="Times New Roman" w:cs="Times New Roman"/>
          <w:noProof w:val="0"/>
          <w:lang w:val="en-MY"/>
        </w:rPr>
        <w:t>blueprint</w:t>
      </w:r>
      <w:r w:rsidRPr="2BAA8972" w:rsidR="294859F7">
        <w:rPr>
          <w:rFonts w:ascii="Times New Roman" w:hAnsi="Times New Roman" w:eastAsia="Times New Roman" w:cs="Times New Roman"/>
          <w:noProof w:val="0"/>
          <w:lang w:val="en-MY"/>
        </w:rPr>
        <w:t xml:space="preserve"> for UTHM on the proposed recommendations that </w:t>
      </w:r>
      <w:r w:rsidRPr="2BAA8972" w:rsidR="0CFE51BF">
        <w:rPr>
          <w:rFonts w:ascii="Times New Roman" w:hAnsi="Times New Roman" w:eastAsia="Times New Roman" w:cs="Times New Roman"/>
          <w:noProof w:val="0"/>
          <w:lang w:val="en-MY"/>
        </w:rPr>
        <w:t>can</w:t>
      </w:r>
      <w:r w:rsidRPr="2BAA8972" w:rsidR="294859F7">
        <w:rPr>
          <w:rFonts w:ascii="Times New Roman" w:hAnsi="Times New Roman" w:eastAsia="Times New Roman" w:cs="Times New Roman"/>
          <w:noProof w:val="0"/>
          <w:lang w:val="en-MY"/>
        </w:rPr>
        <w:t xml:space="preserve"> be improved based on the AS-IS enterprise architecture </w:t>
      </w:r>
      <w:r w:rsidRPr="2BAA8972" w:rsidR="57E25D89">
        <w:rPr>
          <w:rFonts w:ascii="Times New Roman" w:hAnsi="Times New Roman" w:eastAsia="Times New Roman" w:cs="Times New Roman"/>
          <w:noProof w:val="0"/>
          <w:lang w:val="en-MY"/>
        </w:rPr>
        <w:t>that still aligns with their business</w:t>
      </w:r>
      <w:r w:rsidRPr="2BAA8972" w:rsidR="3C89CE23">
        <w:rPr>
          <w:rFonts w:ascii="Times New Roman" w:hAnsi="Times New Roman" w:eastAsia="Times New Roman" w:cs="Times New Roman"/>
          <w:noProof w:val="0"/>
          <w:lang w:val="en-MY"/>
        </w:rPr>
        <w:t xml:space="preserve"> while</w:t>
      </w:r>
      <w:r w:rsidRPr="2BAA8972" w:rsidR="57E25D89">
        <w:rPr>
          <w:rFonts w:ascii="Times New Roman" w:hAnsi="Times New Roman" w:eastAsia="Times New Roman" w:cs="Times New Roman"/>
          <w:noProof w:val="0"/>
          <w:lang w:val="en-MY"/>
        </w:rPr>
        <w:t xml:space="preserve"> </w:t>
      </w:r>
      <w:r w:rsidRPr="2BAA8972" w:rsidR="57E25D89">
        <w:rPr>
          <w:rFonts w:ascii="Times New Roman" w:hAnsi="Times New Roman" w:eastAsia="Times New Roman" w:cs="Times New Roman"/>
          <w:noProof w:val="0"/>
          <w:lang w:val="en-MY"/>
        </w:rPr>
        <w:t>at the same time improving efficiency.</w:t>
      </w:r>
      <w:r w:rsidRPr="2BAA8972" w:rsidR="04DE06F6">
        <w:rPr>
          <w:rFonts w:ascii="Times New Roman" w:hAnsi="Times New Roman" w:eastAsia="Times New Roman" w:cs="Times New Roman"/>
          <w:noProof w:val="0"/>
          <w:lang w:val="en-MY"/>
        </w:rPr>
        <w:t xml:space="preserve"> Some components have changes based on</w:t>
      </w:r>
      <w:r w:rsidRPr="2BAA8972" w:rsidR="04DE06F6">
        <w:rPr>
          <w:rFonts w:ascii="Times New Roman" w:hAnsi="Times New Roman" w:eastAsia="Times New Roman" w:cs="Times New Roman"/>
          <w:noProof w:val="0"/>
          <w:lang w:val="en-MY"/>
        </w:rPr>
        <w:t xml:space="preserve"> </w:t>
      </w:r>
      <w:r w:rsidRPr="2BAA8972" w:rsidR="04DE06F6">
        <w:rPr>
          <w:rFonts w:ascii="Times New Roman" w:hAnsi="Times New Roman" w:eastAsia="Times New Roman" w:cs="Times New Roman"/>
          <w:noProof w:val="0"/>
          <w:lang w:val="en-MY"/>
        </w:rPr>
        <w:t>recommendation</w:t>
      </w:r>
      <w:r w:rsidRPr="2BAA8972" w:rsidR="65AB9726">
        <w:rPr>
          <w:rFonts w:ascii="Times New Roman" w:hAnsi="Times New Roman" w:eastAsia="Times New Roman" w:cs="Times New Roman"/>
          <w:noProof w:val="0"/>
          <w:lang w:val="en-MY"/>
        </w:rPr>
        <w:t>s</w:t>
      </w:r>
      <w:r w:rsidRPr="2BAA8972" w:rsidR="5246AFDD">
        <w:rPr>
          <w:rFonts w:ascii="Times New Roman" w:hAnsi="Times New Roman" w:eastAsia="Times New Roman" w:cs="Times New Roman"/>
          <w:noProof w:val="0"/>
          <w:lang w:val="en-MY"/>
        </w:rPr>
        <w:t xml:space="preserve"> to improve business model</w:t>
      </w:r>
      <w:r w:rsidRPr="2BAA8972" w:rsidR="04DE06F6">
        <w:rPr>
          <w:rFonts w:ascii="Times New Roman" w:hAnsi="Times New Roman" w:eastAsia="Times New Roman" w:cs="Times New Roman"/>
          <w:noProof w:val="0"/>
          <w:lang w:val="en-MY"/>
        </w:rPr>
        <w:t xml:space="preserve"> while some principles </w:t>
      </w:r>
      <w:r w:rsidRPr="2BAA8972" w:rsidR="04DE06F6">
        <w:rPr>
          <w:rFonts w:ascii="Times New Roman" w:hAnsi="Times New Roman" w:eastAsia="Times New Roman" w:cs="Times New Roman"/>
          <w:noProof w:val="0"/>
          <w:lang w:val="en-MY"/>
        </w:rPr>
        <w:t>remain</w:t>
      </w:r>
      <w:r w:rsidRPr="2BAA8972" w:rsidR="04DE06F6">
        <w:rPr>
          <w:rFonts w:ascii="Times New Roman" w:hAnsi="Times New Roman" w:eastAsia="Times New Roman" w:cs="Times New Roman"/>
          <w:noProof w:val="0"/>
          <w:lang w:val="en-MY"/>
        </w:rPr>
        <w:t xml:space="preserve"> the same. </w:t>
      </w:r>
    </w:p>
    <w:p xmlns:wp14="http://schemas.microsoft.com/office/word/2010/wordml" w:rsidP="2BAA8972" wp14:paraId="6DD11312" wp14:textId="5EB5DDA0">
      <w:pPr>
        <w:pStyle w:val="Normal"/>
        <w:keepNext w:val="1"/>
        <w:keepLines w:val="1"/>
        <w:bidi w:val="0"/>
        <w:jc w:val="center"/>
      </w:pPr>
      <w:r w:rsidR="75B3CA4E">
        <w:drawing>
          <wp:inline xmlns:wp14="http://schemas.microsoft.com/office/word/2010/wordprocessingDrawing" wp14:editId="007C6B22" wp14:anchorId="094B11B5">
            <wp:extent cx="4581525" cy="5943600"/>
            <wp:effectExtent l="0" t="0" r="0" b="0"/>
            <wp:docPr id="292766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2766384" name="Picture 292766384"/>
                    <pic:cNvPicPr/>
                  </pic:nvPicPr>
                  <pic:blipFill>
                    <a:blip xmlns:r="http://schemas.openxmlformats.org/officeDocument/2006/relationships" r:embed="rId1660239143">
                      <a:extLst>
                        <a:ext uri="{28A0092B-C50C-407E-A947-70E740481C1C}">
                          <a14:useLocalDpi xmlns:a14="http://schemas.microsoft.com/office/drawing/2010/main"/>
                        </a:ext>
                      </a:extLst>
                    </a:blip>
                    <a:stretch>
                      <a:fillRect/>
                    </a:stretch>
                  </pic:blipFill>
                  <pic:spPr>
                    <a:xfrm>
                      <a:off x="0" y="0"/>
                      <a:ext cx="4581525" cy="5943600"/>
                    </a:xfrm>
                    <a:prstGeom prst="rect">
                      <a:avLst/>
                    </a:prstGeom>
                  </pic:spPr>
                </pic:pic>
              </a:graphicData>
            </a:graphic>
          </wp:inline>
        </w:drawing>
      </w:r>
    </w:p>
    <w:p xmlns:wp14="http://schemas.microsoft.com/office/word/2010/wordml" w:rsidP="2BAA8972" wp14:paraId="2C995487" wp14:textId="4ACB7006">
      <w:pPr>
        <w:pStyle w:val="Normal"/>
        <w:keepNext w:val="1"/>
        <w:keepLines w:val="1"/>
        <w:bidi w:val="0"/>
        <w:rPr>
          <w:noProof w:val="0"/>
          <w:lang w:val="en-MY"/>
        </w:rPr>
      </w:pPr>
    </w:p>
    <w:p xmlns:wp14="http://schemas.microsoft.com/office/word/2010/wordml" w:rsidP="0873BC31" wp14:paraId="2378669E" wp14:textId="2764B609">
      <w:pPr>
        <w:pStyle w:val="Normal"/>
        <w:keepNext w:val="1"/>
        <w:keepLines w:val="1"/>
        <w:bidi w:val="0"/>
      </w:pPr>
    </w:p>
    <w:p xmlns:wp14="http://schemas.microsoft.com/office/word/2010/wordml" w:rsidP="0873BC31" wp14:paraId="7C1ACDA0" wp14:textId="23F9A816">
      <w:pPr>
        <w:pStyle w:val="Normal"/>
        <w:keepNext w:val="1"/>
        <w:keepLines w:val="1"/>
        <w:bidi w:val="0"/>
      </w:pPr>
    </w:p>
    <w:p xmlns:wp14="http://schemas.microsoft.com/office/word/2010/wordml" w:rsidP="2BAA8972" wp14:paraId="331BB360" wp14:textId="0385D810">
      <w:pPr>
        <w:pStyle w:val="Heading3"/>
        <w:keepNext w:val="1"/>
        <w:keepLines w:val="1"/>
        <w:bidi w:val="0"/>
        <w:rPr>
          <w:rFonts w:ascii="Times New Roman" w:hAnsi="Times New Roman" w:eastAsia="Times New Roman" w:cs="Times New Roman"/>
          <w:b w:val="1"/>
          <w:bCs w:val="1"/>
          <w:noProof w:val="0"/>
          <w:color w:val="0F4761" w:themeColor="accent1" w:themeTint="FF" w:themeShade="BF"/>
          <w:sz w:val="24"/>
          <w:szCs w:val="24"/>
          <w:lang w:val="en-MY"/>
        </w:rPr>
      </w:pPr>
      <w:bookmarkStart w:name="_Toc223104781" w:id="1024404904"/>
      <w:r w:rsidRPr="2BAA8972" w:rsidR="533F67B8">
        <w:rPr>
          <w:rFonts w:ascii="Times New Roman" w:hAnsi="Times New Roman" w:eastAsia="Times New Roman" w:cs="Times New Roman"/>
          <w:b w:val="1"/>
          <w:bCs w:val="1"/>
          <w:noProof w:val="0"/>
          <w:color w:val="0F4761" w:themeColor="accent1" w:themeTint="FF" w:themeShade="BF"/>
          <w:sz w:val="24"/>
          <w:szCs w:val="24"/>
          <w:lang w:val="en-MY"/>
        </w:rPr>
        <w:t>4.</w:t>
      </w:r>
      <w:r w:rsidRPr="2BAA8972" w:rsidR="68B3B2BA">
        <w:rPr>
          <w:rFonts w:ascii="Times New Roman" w:hAnsi="Times New Roman" w:eastAsia="Times New Roman" w:cs="Times New Roman"/>
          <w:b w:val="1"/>
          <w:bCs w:val="1"/>
          <w:noProof w:val="0"/>
          <w:color w:val="0F4761" w:themeColor="accent1" w:themeTint="FF" w:themeShade="BF"/>
          <w:sz w:val="24"/>
          <w:szCs w:val="24"/>
          <w:lang w:val="en-MY"/>
        </w:rPr>
        <w:t>8</w:t>
      </w:r>
      <w:r w:rsidRPr="2BAA8972" w:rsidR="533F67B8">
        <w:rPr>
          <w:rFonts w:ascii="Times New Roman" w:hAnsi="Times New Roman" w:eastAsia="Times New Roman" w:cs="Times New Roman"/>
          <w:b w:val="1"/>
          <w:bCs w:val="1"/>
          <w:noProof w:val="0"/>
          <w:color w:val="0F4761" w:themeColor="accent1" w:themeTint="FF" w:themeShade="BF"/>
          <w:sz w:val="24"/>
          <w:szCs w:val="24"/>
          <w:lang w:val="en-MY"/>
        </w:rPr>
        <w:t>.4</w:t>
      </w:r>
      <w:r>
        <w:tab/>
      </w:r>
      <w:r w:rsidRPr="2BAA8972" w:rsidR="533F67B8">
        <w:rPr>
          <w:rFonts w:ascii="Times New Roman" w:hAnsi="Times New Roman" w:eastAsia="Times New Roman" w:cs="Times New Roman"/>
          <w:b w:val="1"/>
          <w:bCs w:val="1"/>
          <w:noProof w:val="0"/>
          <w:color w:val="0F4761" w:themeColor="accent1" w:themeTint="FF" w:themeShade="BF"/>
          <w:sz w:val="24"/>
          <w:szCs w:val="24"/>
          <w:lang w:val="en-MY"/>
        </w:rPr>
        <w:t>COMPONENT EXPLANATION OF ENTERPRISE ARCHITECTURE EA – TO BE</w:t>
      </w:r>
      <w:bookmarkEnd w:id="1024404904"/>
    </w:p>
    <w:p xmlns:wp14="http://schemas.microsoft.com/office/word/2010/wordml" w:rsidP="2BAA8972" wp14:paraId="32E4E10D" wp14:textId="4885C93C">
      <w:pPr>
        <w:pStyle w:val="Normal"/>
        <w:keepNext w:val="1"/>
        <w:keepLines w:val="1"/>
        <w:bidi w:val="0"/>
        <w:spacing w:line="360" w:lineRule="auto"/>
        <w:jc w:val="both"/>
        <w:rPr>
          <w:rFonts w:ascii="Times New Roman" w:hAnsi="Times New Roman" w:eastAsia="Times New Roman" w:cs="Times New Roman"/>
          <w:noProof w:val="0"/>
          <w:sz w:val="24"/>
          <w:szCs w:val="24"/>
          <w:lang w:val="en-MY"/>
        </w:rPr>
      </w:pPr>
      <w:r w:rsidRPr="2BAA8972" w:rsidR="2E663BF0">
        <w:rPr>
          <w:rFonts w:ascii="Times New Roman" w:hAnsi="Times New Roman" w:eastAsia="Times New Roman" w:cs="Times New Roman"/>
          <w:b w:val="0"/>
          <w:bCs w:val="0"/>
          <w:noProof w:val="0"/>
          <w:sz w:val="24"/>
          <w:szCs w:val="24"/>
          <w:lang w:val="en-MY"/>
        </w:rPr>
        <w:t xml:space="preserve">Figure X </w:t>
      </w:r>
      <w:r w:rsidRPr="2BAA8972" w:rsidR="33C6B623">
        <w:rPr>
          <w:rFonts w:ascii="Times New Roman" w:hAnsi="Times New Roman" w:eastAsia="Times New Roman" w:cs="Times New Roman"/>
          <w:noProof w:val="0"/>
          <w:sz w:val="24"/>
          <w:szCs w:val="24"/>
          <w:lang w:val="en-MY"/>
        </w:rPr>
        <w:t>shows the diagram that illustrating the architectural principles, visions and requirements. The primary goal of this design is to accomplish complete digital transformation by 2030. This is built on a goal to create a secure, scalable, and unified Integrated University Management System that offers all users uniform web-based access from anywhere. Several business reasons are driving this change, the most important of which is the necessity to combine distributed academic and financial data, as well as the growing demand for digital services. UTHM hopes to provide a single interface for all stakeholders, minimizing manual effort and boosting decision-making through integrated analytics.</w:t>
      </w:r>
    </w:p>
    <w:p xmlns:wp14="http://schemas.microsoft.com/office/word/2010/wordml" w:rsidP="2BAA8972" wp14:paraId="1F5929E7" wp14:textId="4864CCC0">
      <w:pPr>
        <w:pStyle w:val="Normal"/>
        <w:keepNext w:val="1"/>
        <w:keepLines w:val="1"/>
        <w:bidi w:val="0"/>
        <w:spacing w:line="360" w:lineRule="auto"/>
        <w:jc w:val="both"/>
        <w:rPr>
          <w:rFonts w:ascii="Times New Roman" w:hAnsi="Times New Roman" w:eastAsia="Times New Roman" w:cs="Times New Roman"/>
          <w:noProof w:val="0"/>
          <w:sz w:val="24"/>
          <w:szCs w:val="24"/>
          <w:lang w:val="en-MY"/>
        </w:rPr>
      </w:pPr>
      <w:r w:rsidRPr="2BAA8972" w:rsidR="33C6B623">
        <w:rPr>
          <w:rFonts w:ascii="Times New Roman" w:hAnsi="Times New Roman" w:eastAsia="Times New Roman" w:cs="Times New Roman"/>
          <w:noProof w:val="0"/>
          <w:sz w:val="24"/>
          <w:szCs w:val="24"/>
          <w:lang w:val="en-MY"/>
        </w:rPr>
        <w:t xml:space="preserve">To ensure that the system has a strong structure, the preliminary phase develops nine basic architectural concepts. These serve as the "base rules" for development, stressing standardization and integration, as well as </w:t>
      </w:r>
      <w:r w:rsidRPr="2BAA8972" w:rsidR="33C6B623">
        <w:rPr>
          <w:rFonts w:ascii="Times New Roman" w:hAnsi="Times New Roman" w:eastAsia="Times New Roman" w:cs="Times New Roman"/>
          <w:noProof w:val="0"/>
          <w:sz w:val="24"/>
          <w:szCs w:val="24"/>
          <w:lang w:val="en-MY"/>
        </w:rPr>
        <w:t>a single source</w:t>
      </w:r>
      <w:r w:rsidRPr="2BAA8972" w:rsidR="33C6B623">
        <w:rPr>
          <w:rFonts w:ascii="Times New Roman" w:hAnsi="Times New Roman" w:eastAsia="Times New Roman" w:cs="Times New Roman"/>
          <w:noProof w:val="0"/>
          <w:sz w:val="24"/>
          <w:szCs w:val="24"/>
          <w:lang w:val="en-MY"/>
        </w:rPr>
        <w:t xml:space="preserve"> of truth (SSOT) to avoid data silos. The principles also focus the user experience through user-centric design while ensuring long-term sustainability through maintainability, modularity, and reusability. Security is a non-negotiable </w:t>
      </w:r>
      <w:r w:rsidRPr="2BAA8972" w:rsidR="33C6B623">
        <w:rPr>
          <w:rFonts w:ascii="Times New Roman" w:hAnsi="Times New Roman" w:eastAsia="Times New Roman" w:cs="Times New Roman"/>
          <w:noProof w:val="0"/>
          <w:sz w:val="24"/>
          <w:szCs w:val="24"/>
          <w:lang w:val="en-MY"/>
        </w:rPr>
        <w:t>component</w:t>
      </w:r>
      <w:r w:rsidRPr="2BAA8972" w:rsidR="33C6B623">
        <w:rPr>
          <w:rFonts w:ascii="Times New Roman" w:hAnsi="Times New Roman" w:eastAsia="Times New Roman" w:cs="Times New Roman"/>
          <w:noProof w:val="0"/>
          <w:sz w:val="24"/>
          <w:szCs w:val="24"/>
          <w:lang w:val="en-MY"/>
        </w:rPr>
        <w:t>, with a particular emphasis on data privacy, compliance, and access control, to ensure the architecture stays controlled and legally sound.</w:t>
      </w:r>
    </w:p>
    <w:p xmlns:wp14="http://schemas.microsoft.com/office/word/2010/wordml" w:rsidP="2BAA8972" wp14:paraId="38049E60" wp14:textId="23705F6F">
      <w:pPr>
        <w:pStyle w:val="Normal"/>
        <w:keepNext w:val="1"/>
        <w:keepLines w:val="1"/>
        <w:bidi w:val="0"/>
        <w:spacing w:line="360" w:lineRule="auto"/>
        <w:jc w:val="both"/>
        <w:rPr>
          <w:rFonts w:ascii="Times New Roman" w:hAnsi="Times New Roman" w:eastAsia="Times New Roman" w:cs="Times New Roman"/>
          <w:noProof w:val="0"/>
          <w:sz w:val="24"/>
          <w:szCs w:val="24"/>
          <w:lang w:val="en-MY"/>
        </w:rPr>
      </w:pPr>
      <w:r w:rsidRPr="2BAA8972" w:rsidR="7A4826BE">
        <w:rPr>
          <w:rFonts w:ascii="Times New Roman" w:hAnsi="Times New Roman" w:eastAsia="Times New Roman" w:cs="Times New Roman"/>
          <w:noProof w:val="0"/>
          <w:sz w:val="24"/>
          <w:szCs w:val="24"/>
          <w:lang w:val="en-MY"/>
        </w:rPr>
        <w:t xml:space="preserve">The proposed Architecture Vision (TO-BE) aims to realize UTHM’s Digital Transformation 2030 agenda by </w:t>
      </w:r>
      <w:r w:rsidRPr="2BAA8972" w:rsidR="7A4826BE">
        <w:rPr>
          <w:rFonts w:ascii="Times New Roman" w:hAnsi="Times New Roman" w:eastAsia="Times New Roman" w:cs="Times New Roman"/>
          <w:noProof w:val="0"/>
          <w:sz w:val="24"/>
          <w:szCs w:val="24"/>
          <w:lang w:val="en-MY"/>
        </w:rPr>
        <w:t>establishing</w:t>
      </w:r>
      <w:r w:rsidRPr="2BAA8972" w:rsidR="7A4826BE">
        <w:rPr>
          <w:rFonts w:ascii="Times New Roman" w:hAnsi="Times New Roman" w:eastAsia="Times New Roman" w:cs="Times New Roman"/>
          <w:noProof w:val="0"/>
          <w:sz w:val="24"/>
          <w:szCs w:val="24"/>
          <w:lang w:val="en-MY"/>
        </w:rPr>
        <w:t xml:space="preserve"> a unified, cloud-enabled Smart Camp</w:t>
      </w:r>
      <w:r w:rsidRPr="2BAA8972" w:rsidR="19FBFD14">
        <w:rPr>
          <w:rFonts w:ascii="Times New Roman" w:hAnsi="Times New Roman" w:eastAsia="Times New Roman" w:cs="Times New Roman"/>
          <w:noProof w:val="0"/>
          <w:sz w:val="24"/>
          <w:szCs w:val="24"/>
          <w:lang w:val="en-MY"/>
        </w:rPr>
        <w:t xml:space="preserve">us ecosystem. This vision shifts the strategic focus towards high interoperability and a Single Source of Truth (SSOT), </w:t>
      </w:r>
      <w:r w:rsidRPr="2BAA8972" w:rsidR="19FBFD14">
        <w:rPr>
          <w:rFonts w:ascii="Times New Roman" w:hAnsi="Times New Roman" w:eastAsia="Times New Roman" w:cs="Times New Roman"/>
          <w:noProof w:val="0"/>
          <w:sz w:val="24"/>
          <w:szCs w:val="24"/>
          <w:lang w:val="en-MY"/>
        </w:rPr>
        <w:t>leveraging</w:t>
      </w:r>
      <w:r w:rsidRPr="2BAA8972" w:rsidR="19FBFD14">
        <w:rPr>
          <w:rFonts w:ascii="Times New Roman" w:hAnsi="Times New Roman" w:eastAsia="Times New Roman" w:cs="Times New Roman"/>
          <w:noProof w:val="0"/>
          <w:sz w:val="24"/>
          <w:szCs w:val="24"/>
          <w:lang w:val="en-MY"/>
        </w:rPr>
        <w:t xml:space="preserve"> technologies like SAP Build Apps and SIEM to create a </w:t>
      </w:r>
      <w:r w:rsidRPr="2BAA8972" w:rsidR="19FBFD14">
        <w:rPr>
          <w:rFonts w:ascii="Times New Roman" w:hAnsi="Times New Roman" w:eastAsia="Times New Roman" w:cs="Times New Roman"/>
          <w:noProof w:val="0"/>
          <w:sz w:val="24"/>
          <w:szCs w:val="24"/>
          <w:lang w:val="en-MY"/>
        </w:rPr>
        <w:t>semaless</w:t>
      </w:r>
      <w:r w:rsidRPr="2BAA8972" w:rsidR="19FBFD14">
        <w:rPr>
          <w:rFonts w:ascii="Times New Roman" w:hAnsi="Times New Roman" w:eastAsia="Times New Roman" w:cs="Times New Roman"/>
          <w:noProof w:val="0"/>
          <w:sz w:val="24"/>
          <w:szCs w:val="24"/>
          <w:lang w:val="en-MY"/>
        </w:rPr>
        <w:t>, secure, and user-centric environ</w:t>
      </w:r>
      <w:r w:rsidRPr="2BAA8972" w:rsidR="190E9C7A">
        <w:rPr>
          <w:rFonts w:ascii="Times New Roman" w:hAnsi="Times New Roman" w:eastAsia="Times New Roman" w:cs="Times New Roman"/>
          <w:noProof w:val="0"/>
          <w:sz w:val="24"/>
          <w:szCs w:val="24"/>
          <w:lang w:val="en-MY"/>
        </w:rPr>
        <w:t xml:space="preserve">ment that integrates all academic and management functions </w:t>
      </w:r>
      <w:r w:rsidRPr="2BAA8972" w:rsidR="190E9C7A">
        <w:rPr>
          <w:rFonts w:ascii="Times New Roman" w:hAnsi="Times New Roman" w:eastAsia="Times New Roman" w:cs="Times New Roman"/>
          <w:noProof w:val="0"/>
          <w:sz w:val="24"/>
          <w:szCs w:val="24"/>
          <w:lang w:val="en-MY"/>
        </w:rPr>
        <w:t>functions</w:t>
      </w:r>
      <w:r w:rsidRPr="2BAA8972" w:rsidR="190E9C7A">
        <w:rPr>
          <w:rFonts w:ascii="Times New Roman" w:hAnsi="Times New Roman" w:eastAsia="Times New Roman" w:cs="Times New Roman"/>
          <w:noProof w:val="0"/>
          <w:sz w:val="24"/>
          <w:szCs w:val="24"/>
          <w:lang w:val="en-MY"/>
        </w:rPr>
        <w:t xml:space="preserve"> into a single, scalable platform.</w:t>
      </w:r>
    </w:p>
    <w:p xmlns:wp14="http://schemas.microsoft.com/office/word/2010/wordml" w:rsidP="2BAA8972" wp14:paraId="3011EED7" wp14:textId="68F0C118">
      <w:pPr>
        <w:pStyle w:val="Normal"/>
        <w:keepNext w:val="1"/>
        <w:keepLines w:val="1"/>
        <w:bidi w:val="0"/>
        <w:spacing w:before="240" w:beforeAutospacing="off" w:after="240" w:afterAutospacing="off" w:line="360" w:lineRule="auto"/>
        <w:jc w:val="center"/>
      </w:pPr>
      <w:r w:rsidR="2E663BF0">
        <w:drawing>
          <wp:inline xmlns:wp14="http://schemas.microsoft.com/office/word/2010/wordprocessingDrawing" wp14:editId="3589E81E" wp14:anchorId="0F12360A">
            <wp:extent cx="5943600" cy="1800225"/>
            <wp:effectExtent l="0" t="0" r="0" b="0"/>
            <wp:docPr id="1660596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0596052" name="Picture 1660596052"/>
                    <pic:cNvPicPr/>
                  </pic:nvPicPr>
                  <pic:blipFill>
                    <a:blip xmlns:r="http://schemas.openxmlformats.org/officeDocument/2006/relationships" r:embed="rId345101426">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r w:rsidRPr="2BAA8972" w:rsidR="1BAE3966">
        <w:rPr>
          <w:i w:val="1"/>
          <w:iCs w:val="1"/>
        </w:rPr>
        <w:t>Figure X</w:t>
      </w:r>
    </w:p>
    <w:p xmlns:wp14="http://schemas.microsoft.com/office/word/2010/wordml" w:rsidP="2BAA8972" wp14:paraId="45FF9355" wp14:textId="7C1636D1">
      <w:pPr>
        <w:pStyle w:val="Normal"/>
        <w:keepNext w:val="1"/>
        <w:keepLines w:val="1"/>
        <w:bidi w:val="0"/>
        <w:spacing w:line="360" w:lineRule="auto"/>
        <w:jc w:val="both"/>
        <w:rPr>
          <w:rFonts w:ascii="Times New Roman" w:hAnsi="Times New Roman" w:eastAsia="Times New Roman" w:cs="Times New Roman"/>
        </w:rPr>
      </w:pPr>
      <w:r w:rsidRPr="2BAA8972" w:rsidR="6D42715D">
        <w:rPr>
          <w:rFonts w:ascii="Times New Roman" w:hAnsi="Times New Roman" w:eastAsia="Times New Roman" w:cs="Times New Roman"/>
        </w:rPr>
        <w:t xml:space="preserve">The figure </w:t>
      </w:r>
      <w:r w:rsidRPr="2BAA8972" w:rsidR="19F4B586">
        <w:rPr>
          <w:rFonts w:ascii="Times New Roman" w:hAnsi="Times New Roman" w:eastAsia="Times New Roman" w:cs="Times New Roman"/>
        </w:rPr>
        <w:t xml:space="preserve">x </w:t>
      </w:r>
      <w:r w:rsidRPr="2BAA8972" w:rsidR="6D42715D">
        <w:rPr>
          <w:rFonts w:ascii="Times New Roman" w:hAnsi="Times New Roman" w:eastAsia="Times New Roman" w:cs="Times New Roman"/>
        </w:rPr>
        <w:t xml:space="preserve">below shows the TO-BE business architecture, information </w:t>
      </w:r>
      <w:r w:rsidRPr="2BAA8972" w:rsidR="463F4A11">
        <w:rPr>
          <w:rFonts w:ascii="Times New Roman" w:hAnsi="Times New Roman" w:eastAsia="Times New Roman" w:cs="Times New Roman"/>
        </w:rPr>
        <w:t>architecture,</w:t>
      </w:r>
      <w:r w:rsidRPr="2BAA8972" w:rsidR="6D42715D">
        <w:rPr>
          <w:rFonts w:ascii="Times New Roman" w:hAnsi="Times New Roman" w:eastAsia="Times New Roman" w:cs="Times New Roman"/>
        </w:rPr>
        <w:t xml:space="preserve"> and technology architecture.</w:t>
      </w:r>
    </w:p>
    <w:p xmlns:wp14="http://schemas.microsoft.com/office/word/2010/wordml" w:rsidP="2BAA8972" wp14:paraId="1FBFE55C" wp14:textId="43C0941D">
      <w:pPr>
        <w:pStyle w:val="Normal"/>
        <w:keepNext w:val="1"/>
        <w:keepLines w:val="1"/>
        <w:bidi w:val="0"/>
        <w:spacing w:line="360" w:lineRule="auto"/>
        <w:jc w:val="both"/>
        <w:rPr>
          <w:rFonts w:ascii="Times New Roman" w:hAnsi="Times New Roman" w:eastAsia="Times New Roman" w:cs="Times New Roman"/>
        </w:rPr>
      </w:pPr>
      <w:r w:rsidRPr="2BAA8972" w:rsidR="669E1EFB">
        <w:rPr>
          <w:rFonts w:ascii="Times New Roman" w:hAnsi="Times New Roman" w:eastAsia="Times New Roman" w:cs="Times New Roman"/>
        </w:rPr>
        <w:t xml:space="preserve">The business architecture TO-BE </w:t>
      </w:r>
      <w:r w:rsidRPr="2BAA8972" w:rsidR="669E1EFB">
        <w:rPr>
          <w:rFonts w:ascii="Times New Roman" w:hAnsi="Times New Roman" w:eastAsia="Times New Roman" w:cs="Times New Roman"/>
        </w:rPr>
        <w:t>remains</w:t>
      </w:r>
      <w:r w:rsidRPr="2BAA8972" w:rsidR="669E1EFB">
        <w:rPr>
          <w:rFonts w:ascii="Times New Roman" w:hAnsi="Times New Roman" w:eastAsia="Times New Roman" w:cs="Times New Roman"/>
        </w:rPr>
        <w:t xml:space="preserve"> the same </w:t>
      </w:r>
      <w:r w:rsidRPr="2BAA8972" w:rsidR="71A09D0F">
        <w:rPr>
          <w:rFonts w:ascii="Times New Roman" w:hAnsi="Times New Roman" w:eastAsia="Times New Roman" w:cs="Times New Roman"/>
        </w:rPr>
        <w:t xml:space="preserve">as the business architecture AS-IS where it still </w:t>
      </w:r>
      <w:r w:rsidRPr="2BAA8972" w:rsidR="21DB9A42">
        <w:rPr>
          <w:rFonts w:ascii="Times New Roman" w:hAnsi="Times New Roman" w:eastAsia="Times New Roman" w:cs="Times New Roman"/>
        </w:rPr>
        <w:t>focuses</w:t>
      </w:r>
      <w:r w:rsidRPr="2BAA8972" w:rsidR="71A09D0F">
        <w:rPr>
          <w:rFonts w:ascii="Times New Roman" w:hAnsi="Times New Roman" w:eastAsia="Times New Roman" w:cs="Times New Roman"/>
        </w:rPr>
        <w:t xml:space="preserve"> on improving the st</w:t>
      </w:r>
      <w:r w:rsidRPr="2BAA8972" w:rsidR="35A89EEF">
        <w:rPr>
          <w:rFonts w:ascii="Times New Roman" w:hAnsi="Times New Roman" w:eastAsia="Times New Roman" w:cs="Times New Roman"/>
        </w:rPr>
        <w:t>udent experience and reducing the administrative workload.</w:t>
      </w:r>
      <w:r w:rsidRPr="2BAA8972" w:rsidR="1FA52712">
        <w:rPr>
          <w:rFonts w:ascii="Times New Roman" w:hAnsi="Times New Roman" w:eastAsia="Times New Roman" w:cs="Times New Roman"/>
        </w:rPr>
        <w:t xml:space="preserve"> </w:t>
      </w:r>
      <w:r w:rsidRPr="2BAA8972" w:rsidR="346D7E3E">
        <w:rPr>
          <w:rFonts w:ascii="Times New Roman" w:hAnsi="Times New Roman" w:eastAsia="Times New Roman" w:cs="Times New Roman"/>
        </w:rPr>
        <w:t>The architecture</w:t>
      </w:r>
      <w:r w:rsidRPr="2BAA8972" w:rsidR="6480F6F3">
        <w:rPr>
          <w:rFonts w:ascii="Times New Roman" w:hAnsi="Times New Roman" w:eastAsia="Times New Roman" w:cs="Times New Roman"/>
        </w:rPr>
        <w:t xml:space="preserve"> still involves the same organizational units and roles including</w:t>
      </w:r>
      <w:r w:rsidRPr="2BAA8972" w:rsidR="084C6F1B">
        <w:rPr>
          <w:rFonts w:ascii="Times New Roman" w:hAnsi="Times New Roman" w:eastAsia="Times New Roman" w:cs="Times New Roman"/>
        </w:rPr>
        <w:t xml:space="preserve"> academic, </w:t>
      </w:r>
      <w:r w:rsidRPr="2BAA8972" w:rsidR="6BAC9488">
        <w:rPr>
          <w:rFonts w:ascii="Times New Roman" w:hAnsi="Times New Roman" w:eastAsia="Times New Roman" w:cs="Times New Roman"/>
        </w:rPr>
        <w:t>ICT,</w:t>
      </w:r>
      <w:r w:rsidRPr="2BAA8972" w:rsidR="084C6F1B">
        <w:rPr>
          <w:rFonts w:ascii="Times New Roman" w:hAnsi="Times New Roman" w:eastAsia="Times New Roman" w:cs="Times New Roman"/>
        </w:rPr>
        <w:t xml:space="preserve"> and administrat</w:t>
      </w:r>
      <w:r w:rsidRPr="2BAA8972" w:rsidR="2978D9F2">
        <w:rPr>
          <w:rFonts w:ascii="Times New Roman" w:hAnsi="Times New Roman" w:eastAsia="Times New Roman" w:cs="Times New Roman"/>
        </w:rPr>
        <w:t xml:space="preserve">ive departments. In addition, </w:t>
      </w:r>
      <w:r w:rsidRPr="2BAA8972" w:rsidR="15598F74">
        <w:rPr>
          <w:rFonts w:ascii="Times New Roman" w:hAnsi="Times New Roman" w:eastAsia="Times New Roman" w:cs="Times New Roman"/>
        </w:rPr>
        <w:t>the</w:t>
      </w:r>
      <w:r w:rsidRPr="2BAA8972" w:rsidR="2978D9F2">
        <w:rPr>
          <w:rFonts w:ascii="Times New Roman" w:hAnsi="Times New Roman" w:eastAsia="Times New Roman" w:cs="Times New Roman"/>
        </w:rPr>
        <w:t xml:space="preserve"> core function and services </w:t>
      </w:r>
      <w:r w:rsidRPr="2BAA8972" w:rsidR="2978D9F2">
        <w:rPr>
          <w:rFonts w:ascii="Times New Roman" w:hAnsi="Times New Roman" w:eastAsia="Times New Roman" w:cs="Times New Roman"/>
        </w:rPr>
        <w:t>remain</w:t>
      </w:r>
      <w:r w:rsidRPr="2BAA8972" w:rsidR="2978D9F2">
        <w:rPr>
          <w:rFonts w:ascii="Times New Roman" w:hAnsi="Times New Roman" w:eastAsia="Times New Roman" w:cs="Times New Roman"/>
        </w:rPr>
        <w:t xml:space="preserve"> the </w:t>
      </w:r>
      <w:r w:rsidRPr="2BAA8972" w:rsidR="5D80118E">
        <w:rPr>
          <w:rFonts w:ascii="Times New Roman" w:hAnsi="Times New Roman" w:eastAsia="Times New Roman" w:cs="Times New Roman"/>
        </w:rPr>
        <w:t>same,</w:t>
      </w:r>
      <w:r w:rsidRPr="2BAA8972" w:rsidR="2978D9F2">
        <w:rPr>
          <w:rFonts w:ascii="Times New Roman" w:hAnsi="Times New Roman" w:eastAsia="Times New Roman" w:cs="Times New Roman"/>
        </w:rPr>
        <w:t xml:space="preserve"> such as</w:t>
      </w:r>
      <w:r w:rsidRPr="2BAA8972" w:rsidR="2978D9F2">
        <w:rPr>
          <w:rFonts w:ascii="Times New Roman" w:hAnsi="Times New Roman" w:eastAsia="Times New Roman" w:cs="Times New Roman"/>
        </w:rPr>
        <w:t xml:space="preserve"> </w:t>
      </w:r>
      <w:r w:rsidRPr="2BAA8972" w:rsidR="21027E85">
        <w:rPr>
          <w:rFonts w:ascii="Times New Roman" w:hAnsi="Times New Roman" w:eastAsia="Times New Roman" w:cs="Times New Roman"/>
        </w:rPr>
        <w:t>Student Enrollment Service</w:t>
      </w:r>
      <w:r w:rsidRPr="2BAA8972" w:rsidR="6A9D9D5E">
        <w:rPr>
          <w:rFonts w:ascii="Times New Roman" w:hAnsi="Times New Roman" w:eastAsia="Times New Roman" w:cs="Times New Roman"/>
        </w:rPr>
        <w:t xml:space="preserve">, </w:t>
      </w:r>
      <w:r w:rsidRPr="2BAA8972" w:rsidR="21027E85">
        <w:rPr>
          <w:rFonts w:ascii="Times New Roman" w:hAnsi="Times New Roman" w:eastAsia="Times New Roman" w:cs="Times New Roman"/>
        </w:rPr>
        <w:t>Course Registration Service</w:t>
      </w:r>
      <w:r w:rsidRPr="2BAA8972" w:rsidR="00717B1E">
        <w:rPr>
          <w:rFonts w:ascii="Times New Roman" w:hAnsi="Times New Roman" w:eastAsia="Times New Roman" w:cs="Times New Roman"/>
        </w:rPr>
        <w:t xml:space="preserve">, </w:t>
      </w:r>
      <w:r w:rsidRPr="2BAA8972" w:rsidR="21027E85">
        <w:rPr>
          <w:rFonts w:ascii="Times New Roman" w:hAnsi="Times New Roman" w:eastAsia="Times New Roman" w:cs="Times New Roman"/>
        </w:rPr>
        <w:t xml:space="preserve">Online Payment </w:t>
      </w:r>
      <w:r w:rsidRPr="2BAA8972" w:rsidR="6713F1DC">
        <w:rPr>
          <w:rFonts w:ascii="Times New Roman" w:hAnsi="Times New Roman" w:eastAsia="Times New Roman" w:cs="Times New Roman"/>
        </w:rPr>
        <w:t>Service,</w:t>
      </w:r>
      <w:r w:rsidRPr="2BAA8972" w:rsidR="6B2C8D2E">
        <w:rPr>
          <w:rFonts w:ascii="Times New Roman" w:hAnsi="Times New Roman" w:eastAsia="Times New Roman" w:cs="Times New Roman"/>
        </w:rPr>
        <w:t xml:space="preserve"> and </w:t>
      </w:r>
      <w:r w:rsidRPr="2BAA8972" w:rsidR="21027E85">
        <w:rPr>
          <w:rFonts w:ascii="Times New Roman" w:hAnsi="Times New Roman" w:eastAsia="Times New Roman" w:cs="Times New Roman"/>
        </w:rPr>
        <w:t>Academic Performance Service</w:t>
      </w:r>
      <w:r w:rsidRPr="2BAA8972" w:rsidR="7972AE73">
        <w:rPr>
          <w:rFonts w:ascii="Times New Roman" w:hAnsi="Times New Roman" w:eastAsia="Times New Roman" w:cs="Times New Roman"/>
        </w:rPr>
        <w:t xml:space="preserve">. This </w:t>
      </w:r>
      <w:r w:rsidRPr="2BAA8972" w:rsidR="7056DD79">
        <w:rPr>
          <w:rFonts w:ascii="Times New Roman" w:hAnsi="Times New Roman" w:eastAsia="Times New Roman" w:cs="Times New Roman"/>
        </w:rPr>
        <w:t>c</w:t>
      </w:r>
      <w:r w:rsidRPr="2BAA8972" w:rsidR="23330187">
        <w:rPr>
          <w:rFonts w:ascii="Times New Roman" w:hAnsi="Times New Roman" w:eastAsia="Times New Roman" w:cs="Times New Roman"/>
        </w:rPr>
        <w:t xml:space="preserve">onsistency </w:t>
      </w:r>
      <w:r w:rsidRPr="2BAA8972" w:rsidR="44CBB4F8">
        <w:rPr>
          <w:rFonts w:ascii="Times New Roman" w:hAnsi="Times New Roman" w:eastAsia="Times New Roman" w:cs="Times New Roman"/>
        </w:rPr>
        <w:t xml:space="preserve">that the existing business architecture is </w:t>
      </w:r>
      <w:r w:rsidRPr="2BAA8972" w:rsidR="495FF029">
        <w:rPr>
          <w:rFonts w:ascii="Times New Roman" w:hAnsi="Times New Roman" w:eastAsia="Times New Roman" w:cs="Times New Roman"/>
        </w:rPr>
        <w:t>harmonized</w:t>
      </w:r>
      <w:r w:rsidRPr="2BAA8972" w:rsidR="30050CA2">
        <w:rPr>
          <w:rFonts w:ascii="Times New Roman" w:hAnsi="Times New Roman" w:eastAsia="Times New Roman" w:cs="Times New Roman"/>
        </w:rPr>
        <w:t xml:space="preserve"> well with university’s </w:t>
      </w:r>
      <w:r w:rsidRPr="2BAA8972" w:rsidR="30050CA2">
        <w:rPr>
          <w:rFonts w:ascii="Times New Roman" w:hAnsi="Times New Roman" w:eastAsia="Times New Roman" w:cs="Times New Roman"/>
        </w:rPr>
        <w:t>objective</w:t>
      </w:r>
      <w:r w:rsidRPr="2BAA8972" w:rsidR="30050CA2">
        <w:rPr>
          <w:rFonts w:ascii="Times New Roman" w:hAnsi="Times New Roman" w:eastAsia="Times New Roman" w:cs="Times New Roman"/>
        </w:rPr>
        <w:t xml:space="preserve"> where it does not </w:t>
      </w:r>
      <w:r w:rsidRPr="2BAA8972" w:rsidR="7561026B">
        <w:rPr>
          <w:rFonts w:ascii="Times New Roman" w:hAnsi="Times New Roman" w:eastAsia="Times New Roman" w:cs="Times New Roman"/>
        </w:rPr>
        <w:t>require</w:t>
      </w:r>
      <w:r w:rsidRPr="2BAA8972" w:rsidR="30050CA2">
        <w:rPr>
          <w:rFonts w:ascii="Times New Roman" w:hAnsi="Times New Roman" w:eastAsia="Times New Roman" w:cs="Times New Roman"/>
        </w:rPr>
        <w:t xml:space="preserve"> a </w:t>
      </w:r>
      <w:r w:rsidRPr="2BAA8972" w:rsidR="30050CA2">
        <w:rPr>
          <w:rFonts w:ascii="Times New Roman" w:hAnsi="Times New Roman" w:eastAsia="Times New Roman" w:cs="Times New Roman"/>
        </w:rPr>
        <w:t>significant change</w:t>
      </w:r>
      <w:r w:rsidRPr="2BAA8972" w:rsidR="30050CA2">
        <w:rPr>
          <w:rFonts w:ascii="Times New Roman" w:hAnsi="Times New Roman" w:eastAsia="Times New Roman" w:cs="Times New Roman"/>
        </w:rPr>
        <w:t xml:space="preserve"> in </w:t>
      </w:r>
      <w:r w:rsidRPr="2BAA8972" w:rsidR="7D6CB2E0">
        <w:rPr>
          <w:rFonts w:ascii="Times New Roman" w:hAnsi="Times New Roman" w:eastAsia="Times New Roman" w:cs="Times New Roman"/>
        </w:rPr>
        <w:t>organizational</w:t>
      </w:r>
      <w:r w:rsidRPr="2BAA8972" w:rsidR="30050CA2">
        <w:rPr>
          <w:rFonts w:ascii="Times New Roman" w:hAnsi="Times New Roman" w:eastAsia="Times New Roman" w:cs="Times New Roman"/>
        </w:rPr>
        <w:t xml:space="preserve"> st</w:t>
      </w:r>
      <w:r w:rsidRPr="2BAA8972" w:rsidR="2FDC739D">
        <w:rPr>
          <w:rFonts w:ascii="Times New Roman" w:hAnsi="Times New Roman" w:eastAsia="Times New Roman" w:cs="Times New Roman"/>
        </w:rPr>
        <w:t>ructure or functionalities</w:t>
      </w:r>
      <w:r w:rsidRPr="2BAA8972" w:rsidR="16C3B724">
        <w:rPr>
          <w:rFonts w:ascii="Times New Roman" w:hAnsi="Times New Roman" w:eastAsia="Times New Roman" w:cs="Times New Roman"/>
        </w:rPr>
        <w:t>.</w:t>
      </w:r>
    </w:p>
    <w:p xmlns:wp14="http://schemas.microsoft.com/office/word/2010/wordml" w:rsidP="2BAA8972" wp14:paraId="5BBB5BD2" wp14:textId="4290A397">
      <w:pPr>
        <w:pStyle w:val="Normal"/>
        <w:keepNext w:val="1"/>
        <w:keepLines w:val="1"/>
        <w:bidi w:val="0"/>
        <w:spacing w:line="360" w:lineRule="auto"/>
        <w:ind w:left="0"/>
        <w:jc w:val="both"/>
        <w:rPr>
          <w:rFonts w:ascii="Times New Roman" w:hAnsi="Times New Roman" w:eastAsia="Times New Roman" w:cs="Times New Roman"/>
        </w:rPr>
      </w:pPr>
      <w:r w:rsidRPr="2BAA8972" w:rsidR="10AE9776">
        <w:rPr>
          <w:rFonts w:ascii="Times New Roman" w:hAnsi="Times New Roman" w:eastAsia="Times New Roman" w:cs="Times New Roman"/>
        </w:rPr>
        <w:t xml:space="preserve">The structure of the TO-BE information system architecture is identical to that of the AS-IS </w:t>
      </w:r>
      <w:r w:rsidRPr="2BAA8972" w:rsidR="2D0B4C5C">
        <w:rPr>
          <w:rFonts w:ascii="Times New Roman" w:hAnsi="Times New Roman" w:eastAsia="Times New Roman" w:cs="Times New Roman"/>
        </w:rPr>
        <w:t>architecture,</w:t>
      </w:r>
      <w:r w:rsidRPr="2BAA8972" w:rsidR="10AE9776">
        <w:rPr>
          <w:rFonts w:ascii="Times New Roman" w:hAnsi="Times New Roman" w:eastAsia="Times New Roman" w:cs="Times New Roman"/>
        </w:rPr>
        <w:t xml:space="preserve"> and it focuses on the ways in which data and applications help the university’s activity.</w:t>
      </w:r>
      <w:r w:rsidRPr="2BAA8972" w:rsidR="0252472A">
        <w:rPr>
          <w:rFonts w:ascii="Times New Roman" w:hAnsi="Times New Roman" w:eastAsia="Times New Roman" w:cs="Times New Roman"/>
        </w:rPr>
        <w:t xml:space="preserve"> Key data identities including the students, </w:t>
      </w:r>
      <w:r w:rsidRPr="2BAA8972" w:rsidR="5D3602DA">
        <w:rPr>
          <w:rFonts w:ascii="Times New Roman" w:hAnsi="Times New Roman" w:eastAsia="Times New Roman" w:cs="Times New Roman"/>
        </w:rPr>
        <w:t>lecturers</w:t>
      </w:r>
      <w:r w:rsidRPr="2BAA8972" w:rsidR="0252472A">
        <w:rPr>
          <w:rFonts w:ascii="Times New Roman" w:hAnsi="Times New Roman" w:eastAsia="Times New Roman" w:cs="Times New Roman"/>
        </w:rPr>
        <w:t>, courses</w:t>
      </w:r>
      <w:r w:rsidRPr="2BAA8972" w:rsidR="1BA1BF7E">
        <w:rPr>
          <w:rFonts w:ascii="Times New Roman" w:hAnsi="Times New Roman" w:eastAsia="Times New Roman" w:cs="Times New Roman"/>
        </w:rPr>
        <w:t xml:space="preserve">, </w:t>
      </w:r>
      <w:r w:rsidRPr="2BAA8972" w:rsidR="1BA1BF7E">
        <w:rPr>
          <w:rFonts w:ascii="Times New Roman" w:hAnsi="Times New Roman" w:eastAsia="Times New Roman" w:cs="Times New Roman"/>
        </w:rPr>
        <w:t>enrollment</w:t>
      </w:r>
      <w:r w:rsidRPr="2BAA8972" w:rsidR="1BA1BF7E">
        <w:rPr>
          <w:rFonts w:ascii="Times New Roman" w:hAnsi="Times New Roman" w:eastAsia="Times New Roman" w:cs="Times New Roman"/>
        </w:rPr>
        <w:t xml:space="preserve"> and performance records are defined in the data architecture. These entities are kept in logical </w:t>
      </w:r>
      <w:r w:rsidRPr="2BAA8972" w:rsidR="1BA1BF7E">
        <w:rPr>
          <w:rFonts w:ascii="Times New Roman" w:hAnsi="Times New Roman" w:eastAsia="Times New Roman" w:cs="Times New Roman"/>
        </w:rPr>
        <w:t>darabases</w:t>
      </w:r>
      <w:r w:rsidRPr="2BAA8972" w:rsidR="1BA1BF7E">
        <w:rPr>
          <w:rFonts w:ascii="Times New Roman" w:hAnsi="Times New Roman" w:eastAsia="Times New Roman" w:cs="Times New Roman"/>
        </w:rPr>
        <w:t xml:space="preserve"> such as student profiles, course and curriculum and financial transaction </w:t>
      </w:r>
      <w:r w:rsidRPr="2BAA8972" w:rsidR="23BF48A1">
        <w:rPr>
          <w:rFonts w:ascii="Times New Roman" w:hAnsi="Times New Roman" w:eastAsia="Times New Roman" w:cs="Times New Roman"/>
        </w:rPr>
        <w:t>databases with on-premises and backup systems supporting physical storage.</w:t>
      </w:r>
      <w:r w:rsidRPr="2BAA8972" w:rsidR="54884732">
        <w:rPr>
          <w:rFonts w:ascii="Times New Roman" w:hAnsi="Times New Roman" w:eastAsia="Times New Roman" w:cs="Times New Roman"/>
        </w:rPr>
        <w:t xml:space="preserve"> The application architecture describes the Information System Services (ISS) which includes academic, financial and HR services, </w:t>
      </w:r>
      <w:r w:rsidRPr="2BAA8972" w:rsidR="54884732">
        <w:rPr>
          <w:rFonts w:ascii="Times New Roman" w:hAnsi="Times New Roman" w:eastAsia="Times New Roman" w:cs="Times New Roman"/>
        </w:rPr>
        <w:t>identity</w:t>
      </w:r>
      <w:r w:rsidRPr="2BAA8972" w:rsidR="54884732">
        <w:rPr>
          <w:rFonts w:ascii="Times New Roman" w:hAnsi="Times New Roman" w:eastAsia="Times New Roman" w:cs="Times New Roman"/>
        </w:rPr>
        <w:t xml:space="preserve"> and access </w:t>
      </w:r>
      <w:r w:rsidRPr="2BAA8972" w:rsidR="54884732">
        <w:rPr>
          <w:rFonts w:ascii="Times New Roman" w:hAnsi="Times New Roman" w:eastAsia="Times New Roman" w:cs="Times New Roman"/>
        </w:rPr>
        <w:t>managemen</w:t>
      </w:r>
      <w:r w:rsidRPr="2BAA8972" w:rsidR="54884732">
        <w:rPr>
          <w:rFonts w:ascii="Times New Roman" w:hAnsi="Times New Roman" w:eastAsia="Times New Roman" w:cs="Times New Roman"/>
        </w:rPr>
        <w:t>t and integration services that</w:t>
      </w:r>
      <w:r w:rsidRPr="2BAA8972" w:rsidR="2695AFBB">
        <w:rPr>
          <w:rFonts w:ascii="Times New Roman" w:hAnsi="Times New Roman" w:eastAsia="Times New Roman" w:cs="Times New Roman"/>
        </w:rPr>
        <w:t xml:space="preserve"> use API integration to link legacy systems like </w:t>
      </w:r>
      <w:r w:rsidRPr="2BAA8972" w:rsidR="2695AFBB">
        <w:rPr>
          <w:rFonts w:ascii="Times New Roman" w:hAnsi="Times New Roman" w:eastAsia="Times New Roman" w:cs="Times New Roman"/>
        </w:rPr>
        <w:t>ePayment</w:t>
      </w:r>
      <w:r w:rsidRPr="2BAA8972" w:rsidR="2695AFBB">
        <w:rPr>
          <w:rFonts w:ascii="Times New Roman" w:hAnsi="Times New Roman" w:eastAsia="Times New Roman" w:cs="Times New Roman"/>
        </w:rPr>
        <w:t xml:space="preserve">, </w:t>
      </w:r>
      <w:r w:rsidRPr="2BAA8972" w:rsidR="2695AFBB">
        <w:rPr>
          <w:rFonts w:ascii="Times New Roman" w:hAnsi="Times New Roman" w:eastAsia="Times New Roman" w:cs="Times New Roman"/>
        </w:rPr>
        <w:t>ePrestasi</w:t>
      </w:r>
      <w:r w:rsidRPr="2BAA8972" w:rsidR="2695AFBB">
        <w:rPr>
          <w:rFonts w:ascii="Times New Roman" w:hAnsi="Times New Roman" w:eastAsia="Times New Roman" w:cs="Times New Roman"/>
        </w:rPr>
        <w:t xml:space="preserve"> and SMAP.</w:t>
      </w:r>
    </w:p>
    <w:p xmlns:wp14="http://schemas.microsoft.com/office/word/2010/wordml" w:rsidP="2BAA8972" wp14:paraId="70C7C6E7" wp14:textId="73B18A4A">
      <w:pPr>
        <w:pStyle w:val="Normal"/>
        <w:keepNext w:val="1"/>
        <w:keepLines w:val="1"/>
        <w:bidi w:val="0"/>
        <w:spacing w:line="360" w:lineRule="auto"/>
        <w:jc w:val="both"/>
        <w:rPr>
          <w:rFonts w:ascii="Times New Roman" w:hAnsi="Times New Roman" w:eastAsia="Times New Roman" w:cs="Times New Roman"/>
          <w:noProof w:val="0"/>
          <w:sz w:val="24"/>
          <w:szCs w:val="24"/>
          <w:lang w:val="en-US"/>
        </w:rPr>
      </w:pPr>
      <w:r w:rsidRPr="2BAA8972" w:rsidR="74595046">
        <w:rPr>
          <w:rFonts w:ascii="Times New Roman" w:hAnsi="Times New Roman" w:eastAsia="Times New Roman" w:cs="Times New Roman"/>
        </w:rPr>
        <w:t xml:space="preserve">The </w:t>
      </w:r>
      <w:r w:rsidRPr="2BAA8972" w:rsidR="6589D184">
        <w:rPr>
          <w:rFonts w:ascii="Times New Roman" w:hAnsi="Times New Roman" w:eastAsia="Times New Roman" w:cs="Times New Roman"/>
        </w:rPr>
        <w:t>changes</w:t>
      </w:r>
      <w:r w:rsidRPr="2BAA8972" w:rsidR="74595046">
        <w:rPr>
          <w:rFonts w:ascii="Times New Roman" w:hAnsi="Times New Roman" w:eastAsia="Times New Roman" w:cs="Times New Roman"/>
        </w:rPr>
        <w:t xml:space="preserve"> from AS-IS to TO-BE technological design propose an increase in system durability, data flexibility, and continuous security monitoring. While the basic infrastructure </w:t>
      </w:r>
      <w:r w:rsidRPr="2BAA8972" w:rsidR="74595046">
        <w:rPr>
          <w:rFonts w:ascii="Times New Roman" w:hAnsi="Times New Roman" w:eastAsia="Times New Roman" w:cs="Times New Roman"/>
        </w:rPr>
        <w:t>remains</w:t>
      </w:r>
      <w:r w:rsidRPr="2BAA8972" w:rsidR="74595046">
        <w:rPr>
          <w:rFonts w:ascii="Times New Roman" w:hAnsi="Times New Roman" w:eastAsia="Times New Roman" w:cs="Times New Roman"/>
        </w:rPr>
        <w:t xml:space="preserve"> focused on Tier 3 </w:t>
      </w:r>
      <w:r w:rsidRPr="2BAA8972" w:rsidR="52844AC9">
        <w:rPr>
          <w:rFonts w:ascii="Times New Roman" w:hAnsi="Times New Roman" w:eastAsia="Times New Roman" w:cs="Times New Roman"/>
        </w:rPr>
        <w:t>on-premises</w:t>
      </w:r>
      <w:r w:rsidRPr="2BAA8972" w:rsidR="74595046">
        <w:rPr>
          <w:rFonts w:ascii="Times New Roman" w:hAnsi="Times New Roman" w:eastAsia="Times New Roman" w:cs="Times New Roman"/>
        </w:rPr>
        <w:t xml:space="preserve"> data centers in Batu Pahat and </w:t>
      </w:r>
      <w:r w:rsidRPr="2BAA8972" w:rsidR="74595046">
        <w:rPr>
          <w:rFonts w:ascii="Times New Roman" w:hAnsi="Times New Roman" w:eastAsia="Times New Roman" w:cs="Times New Roman"/>
        </w:rPr>
        <w:t>Pagoh</w:t>
      </w:r>
      <w:r w:rsidRPr="2BAA8972" w:rsidR="74595046">
        <w:rPr>
          <w:rFonts w:ascii="Times New Roman" w:hAnsi="Times New Roman" w:eastAsia="Times New Roman" w:cs="Times New Roman"/>
        </w:rPr>
        <w:t>, the TO-BE architecture incorporates offsite recovery to assure business continuity and data availability during local disasters, which is a significant improvement over the present system.</w:t>
      </w:r>
      <w:r w:rsidRPr="2BAA8972" w:rsidR="34E27402">
        <w:rPr>
          <w:rFonts w:ascii="Times New Roman" w:hAnsi="Times New Roman" w:eastAsia="Times New Roman" w:cs="Times New Roman"/>
        </w:rPr>
        <w:t xml:space="preserve"> </w:t>
      </w:r>
      <w:r w:rsidRPr="2BAA8972" w:rsidR="34E27402">
        <w:rPr>
          <w:rFonts w:ascii="Times New Roman" w:hAnsi="Times New Roman" w:eastAsia="Times New Roman" w:cs="Times New Roman"/>
          <w:noProof w:val="0"/>
          <w:sz w:val="24"/>
          <w:szCs w:val="24"/>
          <w:lang w:val="en-US"/>
        </w:rPr>
        <w:t xml:space="preserve">The platform and middleware layer </w:t>
      </w:r>
      <w:r w:rsidRPr="2BAA8972" w:rsidR="3B8B237F">
        <w:rPr>
          <w:rFonts w:ascii="Times New Roman" w:hAnsi="Times New Roman" w:eastAsia="Times New Roman" w:cs="Times New Roman"/>
          <w:noProof w:val="0"/>
          <w:sz w:val="24"/>
          <w:szCs w:val="24"/>
          <w:lang w:val="en-US"/>
        </w:rPr>
        <w:t>transition</w:t>
      </w:r>
      <w:r w:rsidRPr="2BAA8972" w:rsidR="34E27402">
        <w:rPr>
          <w:rFonts w:ascii="Times New Roman" w:hAnsi="Times New Roman" w:eastAsia="Times New Roman" w:cs="Times New Roman"/>
          <w:noProof w:val="0"/>
          <w:sz w:val="24"/>
          <w:szCs w:val="24"/>
          <w:lang w:val="en-US"/>
        </w:rPr>
        <w:t xml:space="preserve"> from a standard relational environment (MySQL) to a multidimensional structure model with the addition of MongoDB (NoSQL). This modification enables the institution to manage unstructured data more </w:t>
      </w:r>
      <w:r w:rsidRPr="2BAA8972" w:rsidR="45CF6ABD">
        <w:rPr>
          <w:rFonts w:ascii="Times New Roman" w:hAnsi="Times New Roman" w:eastAsia="Times New Roman" w:cs="Times New Roman"/>
          <w:noProof w:val="0"/>
          <w:sz w:val="24"/>
          <w:szCs w:val="24"/>
          <w:lang w:val="en-US"/>
        </w:rPr>
        <w:t>efficiently</w:t>
      </w:r>
      <w:r w:rsidRPr="2BAA8972" w:rsidR="45CF6ABD">
        <w:rPr>
          <w:rFonts w:ascii="Times New Roman" w:hAnsi="Times New Roman" w:eastAsia="Times New Roman" w:cs="Times New Roman"/>
          <w:noProof w:val="0"/>
          <w:sz w:val="24"/>
          <w:szCs w:val="24"/>
          <w:lang w:val="en-US"/>
        </w:rPr>
        <w:t>,</w:t>
      </w:r>
      <w:r w:rsidRPr="2BAA8972" w:rsidR="34E27402">
        <w:rPr>
          <w:rFonts w:ascii="Times New Roman" w:hAnsi="Times New Roman" w:eastAsia="Times New Roman" w:cs="Times New Roman"/>
          <w:noProof w:val="0"/>
          <w:sz w:val="24"/>
          <w:szCs w:val="24"/>
          <w:lang w:val="en-US"/>
        </w:rPr>
        <w:t xml:space="preserve"> such as research data. Furthermore, the usage of VMware for virtualization and Apache for web serving results in a more resilient and scalable hosting environment than the present basic web application architecture.</w:t>
      </w:r>
      <w:r w:rsidRPr="2BAA8972" w:rsidR="7CA8C618">
        <w:rPr>
          <w:rFonts w:ascii="Times New Roman" w:hAnsi="Times New Roman" w:eastAsia="Times New Roman" w:cs="Times New Roman"/>
          <w:noProof w:val="0"/>
          <w:sz w:val="24"/>
          <w:szCs w:val="24"/>
          <w:lang w:val="en-US"/>
        </w:rPr>
        <w:t xml:space="preserve"> The network and security layers get major performance and monitoring improvements. The TO-BE architecture includes load balancers to manage large traffic levels and VPN capabilities to provide secure remote access to the university community. Most significantly, the security infrastructure is improved by the implementation of Security Information and Event Management (SIEM), which enables real-time threat detection and monitoring while supporting the university's current firewalls and Web Application Firewall (WAF</w:t>
      </w:r>
      <w:r w:rsidRPr="2BAA8972" w:rsidR="09F7358B">
        <w:rPr>
          <w:rFonts w:ascii="Times New Roman" w:hAnsi="Times New Roman" w:eastAsia="Times New Roman" w:cs="Times New Roman"/>
          <w:noProof w:val="0"/>
          <w:sz w:val="24"/>
          <w:szCs w:val="24"/>
          <w:lang w:val="en-US"/>
        </w:rPr>
        <w:t>)</w:t>
      </w:r>
      <w:r w:rsidRPr="2BAA8972" w:rsidR="7CA8C618">
        <w:rPr>
          <w:rFonts w:ascii="Times New Roman" w:hAnsi="Times New Roman" w:eastAsia="Times New Roman" w:cs="Times New Roman"/>
          <w:noProof w:val="0"/>
          <w:sz w:val="24"/>
          <w:szCs w:val="24"/>
          <w:lang w:val="en-US"/>
        </w:rPr>
        <w:t>.</w:t>
      </w:r>
    </w:p>
    <w:p xmlns:wp14="http://schemas.microsoft.com/office/word/2010/wordml" w:rsidP="2BAA8972" wp14:paraId="0F63EE7E" wp14:textId="0545BCB8">
      <w:pPr>
        <w:pStyle w:val="Normal"/>
        <w:keepNext w:val="1"/>
        <w:keepLines w:val="1"/>
        <w:bidi w:val="0"/>
        <w:jc w:val="both"/>
        <w:rPr>
          <w:rFonts w:ascii="Times New Roman" w:hAnsi="Times New Roman" w:eastAsia="Times New Roman" w:cs="Times New Roman"/>
          <w:noProof w:val="0"/>
          <w:sz w:val="24"/>
          <w:szCs w:val="24"/>
          <w:lang w:val="en-US"/>
        </w:rPr>
      </w:pPr>
    </w:p>
    <w:p xmlns:wp14="http://schemas.microsoft.com/office/word/2010/wordml" w:rsidP="2BAA8972" wp14:paraId="01A54255" wp14:textId="45929536">
      <w:pPr>
        <w:pStyle w:val="Normal"/>
        <w:keepNext w:val="1"/>
        <w:keepLines w:val="1"/>
        <w:bidi w:val="0"/>
        <w:jc w:val="both"/>
      </w:pPr>
      <w:r w:rsidR="6D42715D">
        <w:drawing>
          <wp:inline xmlns:wp14="http://schemas.microsoft.com/office/word/2010/wordprocessingDrawing" wp14:editId="3A489FC5" wp14:anchorId="11ECFCE8">
            <wp:extent cx="5943600" cy="2533650"/>
            <wp:effectExtent l="0" t="0" r="0" b="0"/>
            <wp:docPr id="1582113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113846" name="Picture 1582113846"/>
                    <pic:cNvPicPr/>
                  </pic:nvPicPr>
                  <pic:blipFill>
                    <a:blip xmlns:r="http://schemas.openxmlformats.org/officeDocument/2006/relationships" r:embed="rId1585538117">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p>
    <w:p w:rsidR="04A4507B" w:rsidP="2BAA8972" w:rsidRDefault="04A4507B" w14:paraId="3FF0D231" w14:textId="758DA669">
      <w:pPr>
        <w:pStyle w:val="Normal"/>
        <w:keepNext w:val="1"/>
        <w:keepLines w:val="1"/>
        <w:bidi w:val="0"/>
        <w:jc w:val="both"/>
        <w:rPr>
          <w:rFonts w:ascii="Times New Roman" w:hAnsi="Times New Roman" w:eastAsia="Times New Roman" w:cs="Times New Roman"/>
        </w:rPr>
      </w:pPr>
      <w:r w:rsidRPr="2BAA8972" w:rsidR="04A4507B">
        <w:rPr>
          <w:rFonts w:ascii="Times New Roman" w:hAnsi="Times New Roman" w:eastAsia="Times New Roman" w:cs="Times New Roman"/>
        </w:rPr>
        <w:t>The figure</w:t>
      </w:r>
      <w:r w:rsidRPr="2BAA8972" w:rsidR="04A4507B">
        <w:rPr>
          <w:rFonts w:ascii="Times New Roman" w:hAnsi="Times New Roman" w:eastAsia="Times New Roman" w:cs="Times New Roman"/>
        </w:rPr>
        <w:t xml:space="preserve"> XX below presents the future direction of UTHM’s enterprise systems. In this architecture, the focus </w:t>
      </w:r>
      <w:r w:rsidRPr="2BAA8972" w:rsidR="04A4507B">
        <w:rPr>
          <w:rFonts w:ascii="Times New Roman" w:hAnsi="Times New Roman" w:eastAsia="Times New Roman" w:cs="Times New Roman"/>
        </w:rPr>
        <w:t>in</w:t>
      </w:r>
      <w:r w:rsidRPr="2BAA8972" w:rsidR="04A4507B">
        <w:rPr>
          <w:rFonts w:ascii="Times New Roman" w:hAnsi="Times New Roman" w:eastAsia="Times New Roman" w:cs="Times New Roman"/>
        </w:rPr>
        <w:t xml:space="preserve"> on </w:t>
      </w:r>
      <w:r w:rsidRPr="2BAA8972" w:rsidR="2E2AAAD1">
        <w:rPr>
          <w:rFonts w:ascii="Times New Roman" w:hAnsi="Times New Roman" w:eastAsia="Times New Roman" w:cs="Times New Roman"/>
        </w:rPr>
        <w:t>modernization</w:t>
      </w:r>
      <w:r w:rsidRPr="2BAA8972" w:rsidR="04A4507B">
        <w:rPr>
          <w:rFonts w:ascii="Times New Roman" w:hAnsi="Times New Roman" w:eastAsia="Times New Roman" w:cs="Times New Roman"/>
        </w:rPr>
        <w:t>, integratio</w:t>
      </w:r>
      <w:r w:rsidRPr="2BAA8972" w:rsidR="27234EAA">
        <w:rPr>
          <w:rFonts w:ascii="Times New Roman" w:hAnsi="Times New Roman" w:eastAsia="Times New Roman" w:cs="Times New Roman"/>
        </w:rPr>
        <w:t xml:space="preserve">n, and </w:t>
      </w:r>
      <w:r w:rsidRPr="2BAA8972" w:rsidR="3C58B687">
        <w:rPr>
          <w:rFonts w:ascii="Times New Roman" w:hAnsi="Times New Roman" w:eastAsia="Times New Roman" w:cs="Times New Roman"/>
        </w:rPr>
        <w:t>digitalization</w:t>
      </w:r>
      <w:r w:rsidRPr="2BAA8972" w:rsidR="27234EAA">
        <w:rPr>
          <w:rFonts w:ascii="Times New Roman" w:hAnsi="Times New Roman" w:eastAsia="Times New Roman" w:cs="Times New Roman"/>
        </w:rPr>
        <w:t xml:space="preserve">. </w:t>
      </w:r>
      <w:r w:rsidRPr="2BAA8972" w:rsidR="27234EAA">
        <w:rPr>
          <w:rFonts w:ascii="Times New Roman" w:hAnsi="Times New Roman" w:eastAsia="Times New Roman" w:cs="Times New Roman"/>
        </w:rPr>
        <w:t>New solutions</w:t>
      </w:r>
      <w:r w:rsidRPr="2BAA8972" w:rsidR="27234EAA">
        <w:rPr>
          <w:rFonts w:ascii="Times New Roman" w:hAnsi="Times New Roman" w:eastAsia="Times New Roman" w:cs="Times New Roman"/>
        </w:rPr>
        <w:t xml:space="preserve"> such as API integration development, SAP BTP configuration, and a unified U-IMS portal are introduced. These solutions aim to improve system connectivity, reduce manual work, and provide </w:t>
      </w:r>
      <w:r w:rsidRPr="2BAA8972" w:rsidR="7E851B52">
        <w:rPr>
          <w:rFonts w:ascii="Times New Roman" w:hAnsi="Times New Roman" w:eastAsia="Times New Roman" w:cs="Times New Roman"/>
        </w:rPr>
        <w:t>better</w:t>
      </w:r>
      <w:r w:rsidRPr="2BAA8972" w:rsidR="27234EAA">
        <w:rPr>
          <w:rFonts w:ascii="Times New Roman" w:hAnsi="Times New Roman" w:eastAsia="Times New Roman" w:cs="Times New Roman"/>
        </w:rPr>
        <w:t xml:space="preserve"> us</w:t>
      </w:r>
      <w:r w:rsidRPr="2BAA8972" w:rsidR="431F6765">
        <w:rPr>
          <w:rFonts w:ascii="Times New Roman" w:hAnsi="Times New Roman" w:eastAsia="Times New Roman" w:cs="Times New Roman"/>
        </w:rPr>
        <w:t>er experience for students and staff. Data is managed more centrally, which helps improve reporting, data accuracy, and decision-making.</w:t>
      </w:r>
    </w:p>
    <w:p w:rsidR="40693A9F" w:rsidP="2BAA8972" w:rsidRDefault="40693A9F" w14:paraId="6765DA02" w14:textId="127E6512">
      <w:pPr>
        <w:pStyle w:val="Normal"/>
        <w:keepNext w:val="1"/>
        <w:keepLines w:val="1"/>
        <w:bidi w:val="0"/>
        <w:jc w:val="both"/>
        <w:rPr>
          <w:rFonts w:ascii="Times New Roman" w:hAnsi="Times New Roman" w:eastAsia="Times New Roman" w:cs="Times New Roman"/>
        </w:rPr>
      </w:pPr>
      <w:r w:rsidRPr="2BAA8972" w:rsidR="40693A9F">
        <w:rPr>
          <w:rFonts w:ascii="Times New Roman" w:hAnsi="Times New Roman" w:eastAsia="Times New Roman" w:cs="Times New Roman"/>
        </w:rPr>
        <w:t xml:space="preserve">For migration planning, the TO-BE </w:t>
      </w:r>
      <w:r w:rsidRPr="2BAA8972" w:rsidR="40693A9F">
        <w:rPr>
          <w:rFonts w:ascii="Times New Roman" w:hAnsi="Times New Roman" w:eastAsia="Times New Roman" w:cs="Times New Roman"/>
        </w:rPr>
        <w:t>archit</w:t>
      </w:r>
      <w:r w:rsidRPr="2BAA8972" w:rsidR="40693A9F">
        <w:rPr>
          <w:rFonts w:ascii="Times New Roman" w:hAnsi="Times New Roman" w:eastAsia="Times New Roman" w:cs="Times New Roman"/>
        </w:rPr>
        <w:t xml:space="preserve">ecture outlines a clearer and more structured roadmap. The work </w:t>
      </w:r>
      <w:r w:rsidRPr="2BAA8972" w:rsidR="40693A9F">
        <w:rPr>
          <w:rFonts w:ascii="Times New Roman" w:hAnsi="Times New Roman" w:eastAsia="Times New Roman" w:cs="Times New Roman"/>
        </w:rPr>
        <w:t>packages</w:t>
      </w:r>
      <w:r w:rsidRPr="2BAA8972" w:rsidR="40693A9F">
        <w:rPr>
          <w:rFonts w:ascii="Times New Roman" w:hAnsi="Times New Roman" w:eastAsia="Times New Roman" w:cs="Times New Roman"/>
        </w:rPr>
        <w:t xml:space="preserve"> include module migration, system development, testing, </w:t>
      </w:r>
      <w:r w:rsidRPr="2BAA8972" w:rsidR="40693A9F">
        <w:rPr>
          <w:rFonts w:ascii="Times New Roman" w:hAnsi="Times New Roman" w:eastAsia="Times New Roman" w:cs="Times New Roman"/>
        </w:rPr>
        <w:t>training, deployment,</w:t>
      </w:r>
      <w:r w:rsidRPr="2BAA8972" w:rsidR="2D5D3810">
        <w:rPr>
          <w:rFonts w:ascii="Times New Roman" w:hAnsi="Times New Roman" w:eastAsia="Times New Roman" w:cs="Times New Roman"/>
        </w:rPr>
        <w:t xml:space="preserve"> and monitoring. This ensures that systems changes are done step by step without disrupting daily university operations. The contracts section becomes more detailed by including compliance checkpoints, non-functional requ</w:t>
      </w:r>
      <w:r w:rsidRPr="2BAA8972" w:rsidR="5F18BD43">
        <w:rPr>
          <w:rFonts w:ascii="Times New Roman" w:hAnsi="Times New Roman" w:eastAsia="Times New Roman" w:cs="Times New Roman"/>
        </w:rPr>
        <w:t xml:space="preserve">irements such as security and privacy, and clear deliverables. Overall, the below figure shows how UTHM can move from a partially integrated environment to a fully digital, secure, and well-managed </w:t>
      </w:r>
      <w:r w:rsidRPr="2BAA8972" w:rsidR="5F18BD43">
        <w:rPr>
          <w:rFonts w:ascii="Times New Roman" w:hAnsi="Times New Roman" w:eastAsia="Times New Roman" w:cs="Times New Roman"/>
        </w:rPr>
        <w:t>enterprise</w:t>
      </w:r>
      <w:r w:rsidRPr="2BAA8972" w:rsidR="5F18BD43">
        <w:rPr>
          <w:rFonts w:ascii="Times New Roman" w:hAnsi="Times New Roman" w:eastAsia="Times New Roman" w:cs="Times New Roman"/>
        </w:rPr>
        <w:t xml:space="preserve"> system that </w:t>
      </w:r>
      <w:r w:rsidRPr="2BAA8972" w:rsidR="4AF97ECD">
        <w:rPr>
          <w:rFonts w:ascii="Times New Roman" w:hAnsi="Times New Roman" w:eastAsia="Times New Roman" w:cs="Times New Roman"/>
        </w:rPr>
        <w:t>supports long term growth and digital transformation.</w:t>
      </w:r>
    </w:p>
    <w:p w:rsidR="2DB33696" w:rsidP="2BAA8972" w:rsidRDefault="2DB33696" w14:paraId="6C648735" w14:textId="47446651">
      <w:pPr>
        <w:pStyle w:val="Normal"/>
        <w:keepNext w:val="1"/>
        <w:keepLines w:val="1"/>
        <w:bidi w:val="0"/>
        <w:ind w:firstLine="720"/>
        <w:jc w:val="both"/>
        <w:rPr>
          <w:rFonts w:ascii="Times New Roman" w:hAnsi="Times New Roman" w:eastAsia="Times New Roman" w:cs="Times New Roman"/>
        </w:rPr>
      </w:pPr>
      <w:r w:rsidRPr="2BAA8972" w:rsidR="2DB33696">
        <w:rPr>
          <w:rFonts w:ascii="Times New Roman" w:hAnsi="Times New Roman" w:eastAsia="Times New Roman" w:cs="Times New Roman"/>
        </w:rPr>
        <w:t xml:space="preserve">Figure XX illustrates the Implementation Governance framework for the EA TO-BE, which </w:t>
      </w:r>
      <w:r w:rsidRPr="2BAA8972" w:rsidR="53DF07C1">
        <w:rPr>
          <w:rFonts w:ascii="Times New Roman" w:hAnsi="Times New Roman" w:eastAsia="Times New Roman" w:cs="Times New Roman"/>
        </w:rPr>
        <w:t>establishes</w:t>
      </w:r>
      <w:r w:rsidRPr="2BAA8972" w:rsidR="2DB33696">
        <w:rPr>
          <w:rFonts w:ascii="Times New Roman" w:hAnsi="Times New Roman" w:eastAsia="Times New Roman" w:cs="Times New Roman"/>
        </w:rPr>
        <w:t xml:space="preserve"> a clear set</w:t>
      </w:r>
      <w:r w:rsidRPr="2BAA8972" w:rsidR="3FE53E1F">
        <w:rPr>
          <w:rFonts w:ascii="Times New Roman" w:hAnsi="Times New Roman" w:eastAsia="Times New Roman" w:cs="Times New Roman"/>
        </w:rPr>
        <w:t xml:space="preserve"> of rules to ensure all new IT projects are consistent and secure. The </w:t>
      </w:r>
      <w:r w:rsidRPr="2BAA8972" w:rsidR="5AC9605B">
        <w:rPr>
          <w:rFonts w:ascii="Times New Roman" w:hAnsi="Times New Roman" w:eastAsia="Times New Roman" w:cs="Times New Roman"/>
        </w:rPr>
        <w:t>framework</w:t>
      </w:r>
      <w:r w:rsidRPr="2BAA8972" w:rsidR="3FE53E1F">
        <w:rPr>
          <w:rFonts w:ascii="Times New Roman" w:hAnsi="Times New Roman" w:eastAsia="Times New Roman" w:cs="Times New Roman"/>
        </w:rPr>
        <w:t xml:space="preserve"> is divided into three </w:t>
      </w:r>
      <w:r w:rsidRPr="2BAA8972" w:rsidR="3FE53E1F">
        <w:rPr>
          <w:rFonts w:ascii="Times New Roman" w:hAnsi="Times New Roman" w:eastAsia="Times New Roman" w:cs="Times New Roman"/>
        </w:rPr>
        <w:t>main areas</w:t>
      </w:r>
      <w:r w:rsidRPr="2BAA8972" w:rsidR="3FE53E1F">
        <w:rPr>
          <w:rFonts w:ascii="Times New Roman" w:hAnsi="Times New Roman" w:eastAsia="Times New Roman" w:cs="Times New Roman"/>
        </w:rPr>
        <w:t xml:space="preserve"> which are standards, guidelines, and </w:t>
      </w:r>
      <w:r w:rsidRPr="2BAA8972" w:rsidR="00637DEB">
        <w:rPr>
          <w:rFonts w:ascii="Times New Roman" w:hAnsi="Times New Roman" w:eastAsia="Times New Roman" w:cs="Times New Roman"/>
        </w:rPr>
        <w:t>specification</w:t>
      </w:r>
      <w:r w:rsidRPr="2BAA8972" w:rsidR="3FE53E1F">
        <w:rPr>
          <w:rFonts w:ascii="Times New Roman" w:hAnsi="Times New Roman" w:eastAsia="Times New Roman" w:cs="Times New Roman"/>
        </w:rPr>
        <w:t>.</w:t>
      </w:r>
      <w:r w:rsidRPr="2BAA8972" w:rsidR="4C543A61">
        <w:rPr>
          <w:rFonts w:ascii="Times New Roman" w:hAnsi="Times New Roman" w:eastAsia="Times New Roman" w:cs="Times New Roman"/>
        </w:rPr>
        <w:t xml:space="preserve"> The standards section requires all new developments, such as the U-IMS portal, to follow the university’s </w:t>
      </w:r>
      <w:r w:rsidRPr="2BAA8972" w:rsidR="4C543A61">
        <w:rPr>
          <w:rFonts w:ascii="Times New Roman" w:hAnsi="Times New Roman" w:eastAsia="Times New Roman" w:cs="Times New Roman"/>
        </w:rPr>
        <w:t>main business</w:t>
      </w:r>
      <w:r w:rsidRPr="2BAA8972" w:rsidR="4C543A61">
        <w:rPr>
          <w:rFonts w:ascii="Times New Roman" w:hAnsi="Times New Roman" w:eastAsia="Times New Roman" w:cs="Times New Roman"/>
        </w:rPr>
        <w:t xml:space="preserve"> and technology plans while meeting strict security and data protection </w:t>
      </w:r>
      <w:r w:rsidRPr="2BAA8972" w:rsidR="078F22AB">
        <w:rPr>
          <w:rFonts w:ascii="Times New Roman" w:hAnsi="Times New Roman" w:eastAsia="Times New Roman" w:cs="Times New Roman"/>
        </w:rPr>
        <w:t>rules</w:t>
      </w:r>
      <w:r w:rsidRPr="2BAA8972" w:rsidR="4C543A61">
        <w:rPr>
          <w:rFonts w:ascii="Times New Roman" w:hAnsi="Times New Roman" w:eastAsia="Times New Roman" w:cs="Times New Roman"/>
        </w:rPr>
        <w:t xml:space="preserve">. By setting </w:t>
      </w:r>
      <w:r w:rsidRPr="2BAA8972" w:rsidR="313585EC">
        <w:rPr>
          <w:rFonts w:ascii="Times New Roman" w:hAnsi="Times New Roman" w:eastAsia="Times New Roman" w:cs="Times New Roman"/>
        </w:rPr>
        <w:t>these standards, UTHM can ensure that different systems can talk to each other using approved integration methods rather than working in isolation.</w:t>
      </w:r>
    </w:p>
    <w:p w:rsidR="313585EC" w:rsidP="2BAA8972" w:rsidRDefault="313585EC" w14:paraId="02445599" w14:textId="4B005879">
      <w:pPr>
        <w:pStyle w:val="Normal"/>
        <w:keepNext w:val="1"/>
        <w:keepLines w:val="1"/>
        <w:bidi w:val="0"/>
        <w:jc w:val="both"/>
        <w:rPr>
          <w:rFonts w:ascii="Times New Roman" w:hAnsi="Times New Roman" w:eastAsia="Times New Roman" w:cs="Times New Roman"/>
        </w:rPr>
      </w:pPr>
      <w:r w:rsidRPr="2BAA8972" w:rsidR="313585EC">
        <w:rPr>
          <w:rFonts w:ascii="Times New Roman" w:hAnsi="Times New Roman" w:eastAsia="Times New Roman" w:cs="Times New Roman"/>
        </w:rPr>
        <w:t xml:space="preserve">To build better systems, the guidelines </w:t>
      </w:r>
      <w:r w:rsidRPr="2BAA8972" w:rsidR="313585EC">
        <w:rPr>
          <w:rFonts w:ascii="Times New Roman" w:hAnsi="Times New Roman" w:eastAsia="Times New Roman" w:cs="Times New Roman"/>
        </w:rPr>
        <w:t>provide</w:t>
      </w:r>
      <w:r w:rsidRPr="2BAA8972" w:rsidR="313585EC">
        <w:rPr>
          <w:rFonts w:ascii="Times New Roman" w:hAnsi="Times New Roman" w:eastAsia="Times New Roman" w:cs="Times New Roman"/>
        </w:rPr>
        <w:t xml:space="preserve"> practical advice on creating modular and reusable designs. This approach helps the university avoid building the s</w:t>
      </w:r>
      <w:r w:rsidRPr="2BAA8972" w:rsidR="6903FEA9">
        <w:rPr>
          <w:rFonts w:ascii="Times New Roman" w:hAnsi="Times New Roman" w:eastAsia="Times New Roman" w:cs="Times New Roman"/>
        </w:rPr>
        <w:t xml:space="preserve">ame features multiple times and ensures that data </w:t>
      </w:r>
      <w:r w:rsidRPr="2BAA8972" w:rsidR="6903FEA9">
        <w:rPr>
          <w:rFonts w:ascii="Times New Roman" w:hAnsi="Times New Roman" w:eastAsia="Times New Roman" w:cs="Times New Roman"/>
        </w:rPr>
        <w:t>remains</w:t>
      </w:r>
      <w:r w:rsidRPr="2BAA8972" w:rsidR="6903FEA9">
        <w:rPr>
          <w:rFonts w:ascii="Times New Roman" w:hAnsi="Times New Roman" w:eastAsia="Times New Roman" w:cs="Times New Roman"/>
        </w:rPr>
        <w:t xml:space="preserve"> consistent across different </w:t>
      </w:r>
      <w:r w:rsidRPr="2BAA8972" w:rsidR="60F5EF3F">
        <w:rPr>
          <w:rFonts w:ascii="Times New Roman" w:hAnsi="Times New Roman" w:eastAsia="Times New Roman" w:cs="Times New Roman"/>
        </w:rPr>
        <w:t>departments</w:t>
      </w:r>
      <w:r w:rsidRPr="2BAA8972" w:rsidR="6903FEA9">
        <w:rPr>
          <w:rFonts w:ascii="Times New Roman" w:hAnsi="Times New Roman" w:eastAsia="Times New Roman" w:cs="Times New Roman"/>
        </w:rPr>
        <w:t xml:space="preserve">. These guidelines also emphasize a common user experience, ensuring that students and staff </w:t>
      </w:r>
      <w:r w:rsidRPr="2BAA8972" w:rsidR="6903FEA9">
        <w:rPr>
          <w:rFonts w:ascii="Times New Roman" w:hAnsi="Times New Roman" w:eastAsia="Times New Roman" w:cs="Times New Roman"/>
        </w:rPr>
        <w:t>encounter</w:t>
      </w:r>
      <w:r w:rsidRPr="2BAA8972" w:rsidR="6903FEA9">
        <w:rPr>
          <w:rFonts w:ascii="Times New Roman" w:hAnsi="Times New Roman" w:eastAsia="Times New Roman" w:cs="Times New Roman"/>
        </w:rPr>
        <w:t xml:space="preserve"> a familiar interface when moving between di</w:t>
      </w:r>
      <w:r w:rsidRPr="2BAA8972" w:rsidR="47943D45">
        <w:rPr>
          <w:rFonts w:ascii="Times New Roman" w:hAnsi="Times New Roman" w:eastAsia="Times New Roman" w:cs="Times New Roman"/>
        </w:rPr>
        <w:t>fferent university services.</w:t>
      </w:r>
    </w:p>
    <w:p w:rsidR="0523C601" w:rsidP="2BAA8972" w:rsidRDefault="0523C601" w14:paraId="2EC1E52E" w14:textId="7AA34CB2">
      <w:pPr>
        <w:pStyle w:val="Normal"/>
        <w:keepNext w:val="1"/>
        <w:keepLines w:val="1"/>
        <w:bidi w:val="0"/>
        <w:jc w:val="both"/>
        <w:rPr>
          <w:rFonts w:ascii="Times New Roman" w:hAnsi="Times New Roman" w:eastAsia="Times New Roman" w:cs="Times New Roman"/>
        </w:rPr>
      </w:pPr>
      <w:r w:rsidRPr="2BAA8972" w:rsidR="0523C601">
        <w:rPr>
          <w:rFonts w:ascii="Times New Roman" w:hAnsi="Times New Roman" w:eastAsia="Times New Roman" w:cs="Times New Roman"/>
        </w:rPr>
        <w:t xml:space="preserve">Then, the specification area ensures that every project is properly documented before it is launched. This includes creating detailed maps of how data flows, how applications are structured, and how the </w:t>
      </w:r>
      <w:r w:rsidRPr="2BAA8972" w:rsidR="431247AE">
        <w:rPr>
          <w:rFonts w:ascii="Times New Roman" w:hAnsi="Times New Roman" w:eastAsia="Times New Roman" w:cs="Times New Roman"/>
        </w:rPr>
        <w:t xml:space="preserve">technology will be hosted and </w:t>
      </w:r>
      <w:r w:rsidRPr="2BAA8972" w:rsidR="431247AE">
        <w:rPr>
          <w:rFonts w:ascii="Times New Roman" w:hAnsi="Times New Roman" w:eastAsia="Times New Roman" w:cs="Times New Roman"/>
        </w:rPr>
        <w:t>monitored</w:t>
      </w:r>
      <w:r w:rsidRPr="2BAA8972" w:rsidR="431247AE">
        <w:rPr>
          <w:rFonts w:ascii="Times New Roman" w:hAnsi="Times New Roman" w:eastAsia="Times New Roman" w:cs="Times New Roman"/>
        </w:rPr>
        <w:t>. By following this structured governance model, the university can safely migrate legacy systems like SMAP and ePayment into a modern environment while meeting its goal of improving digital services by 203</w:t>
      </w:r>
      <w:r w:rsidRPr="2BAA8972" w:rsidR="41B8C6E0">
        <w:rPr>
          <w:rFonts w:ascii="Times New Roman" w:hAnsi="Times New Roman" w:eastAsia="Times New Roman" w:cs="Times New Roman"/>
        </w:rPr>
        <w:t>0.</w:t>
      </w:r>
    </w:p>
    <w:p w:rsidR="2BAA8972" w:rsidP="2BAA8972" w:rsidRDefault="2BAA8972" w14:paraId="75128348" w14:textId="2B181D82">
      <w:pPr>
        <w:pStyle w:val="Normal"/>
        <w:keepNext w:val="1"/>
        <w:keepLines w:val="1"/>
        <w:bidi w:val="0"/>
        <w:jc w:val="both"/>
      </w:pPr>
    </w:p>
    <w:p w:rsidR="7E62A552" w:rsidP="2BAA8972" w:rsidRDefault="7E62A552" w14:paraId="233E82F1" w14:textId="3AB7831D">
      <w:pPr>
        <w:pStyle w:val="Normal"/>
        <w:keepNext w:val="1"/>
        <w:keepLines w:val="1"/>
        <w:bidi w:val="0"/>
        <w:jc w:val="both"/>
      </w:pPr>
      <w:r w:rsidR="7E62A552">
        <w:drawing>
          <wp:inline wp14:editId="0C38FC12" wp14:anchorId="0BA37DAA">
            <wp:extent cx="5943600" cy="1885950"/>
            <wp:effectExtent l="0" t="0" r="0" b="0"/>
            <wp:docPr id="2014963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963106" name="Picture 2014963106"/>
                    <pic:cNvPicPr/>
                  </pic:nvPicPr>
                  <pic:blipFill>
                    <a:blip xmlns:r="http://schemas.openxmlformats.org/officeDocument/2006/relationships" r:embed="rId2008979103">
                      <a:extLst>
                        <a:ext uri="{28A0092B-C50C-407E-A947-70E740481C1C}">
                          <a14:useLocalDpi xmlns:a14="http://schemas.microsoft.com/office/drawing/2010/main"/>
                        </a:ext>
                      </a:extLst>
                    </a:blip>
                    <a:stretch>
                      <a:fillRect/>
                    </a:stretch>
                  </pic:blipFill>
                  <pic:spPr>
                    <a:xfrm>
                      <a:off x="0" y="0"/>
                      <a:ext cx="5943600" cy="1885950"/>
                    </a:xfrm>
                    <a:prstGeom prst="rect">
                      <a:avLst/>
                    </a:prstGeom>
                  </pic:spPr>
                </pic:pic>
              </a:graphicData>
            </a:graphic>
          </wp:inline>
        </w:drawing>
      </w:r>
    </w:p>
    <w:p xmlns:wp14="http://schemas.microsoft.com/office/word/2010/wordml" w:rsidP="2BAA8972" wp14:paraId="03F93516" wp14:textId="08CB6E76">
      <w:pPr>
        <w:pStyle w:val="Heading3"/>
        <w:keepNext w:val="1"/>
        <w:keepLines w:val="1"/>
        <w:bidi w:val="0"/>
        <w:spacing w:line="360" w:lineRule="auto"/>
        <w:jc w:val="both"/>
        <w:rPr>
          <w:rFonts w:ascii="Times New Roman" w:hAnsi="Times New Roman" w:eastAsia="Times New Roman" w:cs="Times New Roman"/>
          <w:b w:val="1"/>
          <w:bCs w:val="1"/>
          <w:noProof w:val="0"/>
          <w:sz w:val="24"/>
          <w:szCs w:val="24"/>
          <w:lang w:val="en-MY"/>
        </w:rPr>
      </w:pPr>
      <w:bookmarkStart w:name="_Toc238401405" w:id="1148271599"/>
      <w:r w:rsidRPr="2BAA8972" w:rsidR="637B8695">
        <w:rPr>
          <w:rFonts w:ascii="Times New Roman" w:hAnsi="Times New Roman" w:eastAsia="Times New Roman" w:cs="Times New Roman"/>
          <w:b w:val="1"/>
          <w:bCs w:val="1"/>
          <w:noProof w:val="0"/>
          <w:sz w:val="24"/>
          <w:szCs w:val="24"/>
          <w:lang w:val="en-MY"/>
        </w:rPr>
        <w:t>4.</w:t>
      </w:r>
      <w:r w:rsidRPr="2BAA8972" w:rsidR="45A667B0">
        <w:rPr>
          <w:rFonts w:ascii="Times New Roman" w:hAnsi="Times New Roman" w:eastAsia="Times New Roman" w:cs="Times New Roman"/>
          <w:b w:val="1"/>
          <w:bCs w:val="1"/>
          <w:noProof w:val="0"/>
          <w:sz w:val="24"/>
          <w:szCs w:val="24"/>
          <w:lang w:val="en-MY"/>
        </w:rPr>
        <w:t>8</w:t>
      </w:r>
      <w:r w:rsidRPr="2BAA8972" w:rsidR="637B8695">
        <w:rPr>
          <w:rFonts w:ascii="Times New Roman" w:hAnsi="Times New Roman" w:eastAsia="Times New Roman" w:cs="Times New Roman"/>
          <w:b w:val="1"/>
          <w:bCs w:val="1"/>
          <w:noProof w:val="0"/>
          <w:sz w:val="24"/>
          <w:szCs w:val="24"/>
          <w:lang w:val="en-MY"/>
        </w:rPr>
        <w:t>.</w:t>
      </w:r>
      <w:r w:rsidRPr="2BAA8972" w:rsidR="268E7520">
        <w:rPr>
          <w:rFonts w:ascii="Times New Roman" w:hAnsi="Times New Roman" w:eastAsia="Times New Roman" w:cs="Times New Roman"/>
          <w:b w:val="1"/>
          <w:bCs w:val="1"/>
          <w:noProof w:val="0"/>
          <w:sz w:val="24"/>
          <w:szCs w:val="24"/>
          <w:lang w:val="en-MY"/>
        </w:rPr>
        <w:t>5</w:t>
      </w:r>
      <w:r>
        <w:tab/>
      </w:r>
      <w:r w:rsidRPr="2BAA8972" w:rsidR="637B8695">
        <w:rPr>
          <w:rFonts w:ascii="Times New Roman" w:hAnsi="Times New Roman" w:eastAsia="Times New Roman" w:cs="Times New Roman"/>
          <w:b w:val="1"/>
          <w:bCs w:val="1"/>
          <w:noProof w:val="0"/>
          <w:sz w:val="24"/>
          <w:szCs w:val="24"/>
          <w:lang w:val="en-MY"/>
        </w:rPr>
        <w:t>SYSTEM ARCHITECTURE</w:t>
      </w:r>
      <w:bookmarkEnd w:id="1148271599"/>
    </w:p>
    <w:p w:rsidR="6BFBA419" w:rsidP="2BAA8972" w:rsidRDefault="6BFBA419" w14:paraId="402D3F41" w14:textId="3AA8BA1B">
      <w:pPr>
        <w:pStyle w:val="Normal"/>
        <w:keepNext w:val="1"/>
        <w:keepLines w:val="1"/>
        <w:bidi w:val="0"/>
        <w:spacing w:line="360" w:lineRule="auto"/>
        <w:jc w:val="both"/>
        <w:rPr>
          <w:rFonts w:ascii="Times New Roman" w:hAnsi="Times New Roman" w:eastAsia="Times New Roman" w:cs="Times New Roman"/>
          <w:noProof w:val="0"/>
          <w:lang w:val="en-MY"/>
        </w:rPr>
      </w:pPr>
      <w:r w:rsidRPr="2BAA8972" w:rsidR="6BFBA419">
        <w:rPr>
          <w:rFonts w:ascii="Times New Roman" w:hAnsi="Times New Roman" w:eastAsia="Times New Roman" w:cs="Times New Roman"/>
          <w:noProof w:val="0"/>
          <w:lang w:val="en-MY"/>
        </w:rPr>
        <w:t xml:space="preserve">Figure 4.x shows the </w:t>
      </w:r>
      <w:r w:rsidRPr="2BAA8972" w:rsidR="2AE4C9CD">
        <w:rPr>
          <w:rFonts w:ascii="Times New Roman" w:hAnsi="Times New Roman" w:eastAsia="Times New Roman" w:cs="Times New Roman"/>
          <w:noProof w:val="0"/>
          <w:lang w:val="en-MY"/>
        </w:rPr>
        <w:t xml:space="preserve">cloud </w:t>
      </w:r>
      <w:r w:rsidRPr="2BAA8972" w:rsidR="6BFBA419">
        <w:rPr>
          <w:rFonts w:ascii="Times New Roman" w:hAnsi="Times New Roman" w:eastAsia="Times New Roman" w:cs="Times New Roman"/>
          <w:noProof w:val="0"/>
          <w:lang w:val="en-MY"/>
        </w:rPr>
        <w:t>system architecture</w:t>
      </w:r>
      <w:r w:rsidRPr="2BAA8972" w:rsidR="3F8B5F54">
        <w:rPr>
          <w:rFonts w:ascii="Times New Roman" w:hAnsi="Times New Roman" w:eastAsia="Times New Roman" w:cs="Times New Roman"/>
          <w:noProof w:val="0"/>
          <w:lang w:val="en-MY"/>
        </w:rPr>
        <w:t xml:space="preserve"> designed</w:t>
      </w:r>
      <w:r w:rsidRPr="2BAA8972" w:rsidR="6BFBA419">
        <w:rPr>
          <w:rFonts w:ascii="Times New Roman" w:hAnsi="Times New Roman" w:eastAsia="Times New Roman" w:cs="Times New Roman"/>
          <w:noProof w:val="0"/>
          <w:lang w:val="en-MY"/>
        </w:rPr>
        <w:t xml:space="preserve"> </w:t>
      </w:r>
      <w:r w:rsidRPr="2BAA8972" w:rsidR="34534126">
        <w:rPr>
          <w:rFonts w:ascii="Times New Roman" w:hAnsi="Times New Roman" w:eastAsia="Times New Roman" w:cs="Times New Roman"/>
          <w:noProof w:val="0"/>
          <w:lang w:val="en-MY"/>
        </w:rPr>
        <w:t>for</w:t>
      </w:r>
      <w:r w:rsidRPr="2BAA8972" w:rsidR="6BFBA419">
        <w:rPr>
          <w:rFonts w:ascii="Times New Roman" w:hAnsi="Times New Roman" w:eastAsia="Times New Roman" w:cs="Times New Roman"/>
          <w:noProof w:val="0"/>
          <w:lang w:val="en-MY"/>
        </w:rPr>
        <w:t xml:space="preserve"> the system.</w:t>
      </w:r>
      <w:r w:rsidRPr="2BAA8972" w:rsidR="74089090">
        <w:rPr>
          <w:rFonts w:ascii="Times New Roman" w:hAnsi="Times New Roman" w:eastAsia="Times New Roman" w:cs="Times New Roman"/>
          <w:noProof w:val="0"/>
          <w:lang w:val="en-MY"/>
        </w:rPr>
        <w:t xml:space="preserve"> </w:t>
      </w:r>
      <w:r w:rsidRPr="2BAA8972" w:rsidR="7C1473E0">
        <w:rPr>
          <w:rFonts w:ascii="Times New Roman" w:hAnsi="Times New Roman" w:eastAsia="Times New Roman" w:cs="Times New Roman"/>
          <w:noProof w:val="0"/>
          <w:lang w:val="en-MY"/>
        </w:rPr>
        <w:t>Since the applications are developed using a cloud platform called SAP Build Apps, the system</w:t>
      </w:r>
      <w:r w:rsidRPr="2BAA8972" w:rsidR="38D09B77">
        <w:rPr>
          <w:rFonts w:ascii="Times New Roman" w:hAnsi="Times New Roman" w:eastAsia="Times New Roman" w:cs="Times New Roman"/>
          <w:noProof w:val="0"/>
          <w:lang w:val="en-MY"/>
        </w:rPr>
        <w:t xml:space="preserve"> uses cloud-based </w:t>
      </w:r>
      <w:r w:rsidRPr="2BAA8972" w:rsidR="38D09B77">
        <w:rPr>
          <w:rFonts w:ascii="Times New Roman" w:hAnsi="Times New Roman" w:eastAsia="Times New Roman" w:cs="Times New Roman"/>
          <w:noProof w:val="0"/>
          <w:lang w:val="en-MY"/>
        </w:rPr>
        <w:t>architecture</w:t>
      </w:r>
      <w:r w:rsidRPr="2BAA8972" w:rsidR="38D09B77">
        <w:rPr>
          <w:rFonts w:ascii="Times New Roman" w:hAnsi="Times New Roman" w:eastAsia="Times New Roman" w:cs="Times New Roman"/>
          <w:noProof w:val="0"/>
          <w:lang w:val="en-MY"/>
        </w:rPr>
        <w:t>.</w:t>
      </w:r>
    </w:p>
    <w:p w:rsidR="2BAA8972" w:rsidP="2BAA8972" w:rsidRDefault="2BAA8972" w14:paraId="13EADC5C" w14:textId="271B9171">
      <w:pPr>
        <w:pStyle w:val="Normal"/>
        <w:keepNext w:val="1"/>
        <w:keepLines w:val="1"/>
        <w:bidi w:val="0"/>
        <w:spacing w:line="360" w:lineRule="auto"/>
        <w:ind w:firstLine="720"/>
        <w:jc w:val="both"/>
        <w:rPr>
          <w:rFonts w:ascii="Times New Roman" w:hAnsi="Times New Roman" w:eastAsia="Times New Roman" w:cs="Times New Roman"/>
          <w:noProof w:val="0"/>
          <w:lang w:val="en-MY"/>
        </w:rPr>
      </w:pPr>
    </w:p>
    <w:p w:rsidR="104363F0" w:rsidP="2BAA8972" w:rsidRDefault="104363F0" w14:paraId="44F51D81" w14:textId="139D6800">
      <w:pPr>
        <w:pStyle w:val="Normal"/>
        <w:keepNext w:val="1"/>
        <w:keepLines w:val="1"/>
        <w:bidi w:val="0"/>
        <w:spacing w:line="360" w:lineRule="auto"/>
        <w:jc w:val="center"/>
        <w:rPr>
          <w:noProof w:val="0"/>
          <w:lang w:val="en-MY"/>
        </w:rPr>
      </w:pPr>
      <w:r w:rsidR="104363F0">
        <w:drawing>
          <wp:inline wp14:editId="2607A8DC" wp14:anchorId="64469723">
            <wp:extent cx="4629150" cy="4406595"/>
            <wp:effectExtent l="0" t="0" r="0" b="0"/>
            <wp:docPr id="1244026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026414" name="Picture 1244026414"/>
                    <pic:cNvPicPr/>
                  </pic:nvPicPr>
                  <pic:blipFill>
                    <a:blip xmlns:r="http://schemas.openxmlformats.org/officeDocument/2006/relationships" r:embed="rId1865511135">
                      <a:extLst>
                        <a:ext uri="{28A0092B-C50C-407E-A947-70E740481C1C}">
                          <a14:useLocalDpi xmlns:a14="http://schemas.microsoft.com/office/drawing/2010/main"/>
                        </a:ext>
                      </a:extLst>
                    </a:blip>
                    <a:stretch>
                      <a:fillRect/>
                    </a:stretch>
                  </pic:blipFill>
                  <pic:spPr>
                    <a:xfrm rot="0">
                      <a:off x="0" y="0"/>
                      <a:ext cx="4629150" cy="4406595"/>
                    </a:xfrm>
                    <a:prstGeom prst="rect">
                      <a:avLst/>
                    </a:prstGeom>
                  </pic:spPr>
                </pic:pic>
              </a:graphicData>
            </a:graphic>
          </wp:inline>
        </w:drawing>
      </w:r>
    </w:p>
    <w:p w:rsidR="6EB52B10" w:rsidP="2BAA8972" w:rsidRDefault="6EB52B10" w14:paraId="14035FF5" w14:textId="232C2A16">
      <w:pPr>
        <w:pStyle w:val="Normal"/>
        <w:keepNext w:val="1"/>
        <w:keepLines w:val="1"/>
        <w:bidi w:val="0"/>
        <w:spacing w:line="360" w:lineRule="auto"/>
        <w:jc w:val="center"/>
        <w:rPr>
          <w:rFonts w:ascii="Times New Roman" w:hAnsi="Times New Roman" w:eastAsia="Times New Roman" w:cs="Times New Roman"/>
          <w:noProof w:val="0"/>
          <w:lang w:val="en-MY"/>
        </w:rPr>
      </w:pPr>
      <w:r w:rsidRPr="2BAA8972" w:rsidR="6EB52B10">
        <w:rPr>
          <w:rFonts w:ascii="Times New Roman" w:hAnsi="Times New Roman" w:eastAsia="Times New Roman" w:cs="Times New Roman"/>
          <w:noProof w:val="0"/>
          <w:lang w:val="en-MY"/>
        </w:rPr>
        <w:t xml:space="preserve">Figure 4.x </w:t>
      </w:r>
      <w:r w:rsidRPr="2BAA8972" w:rsidR="4C3C7B04">
        <w:rPr>
          <w:rFonts w:ascii="Times New Roman" w:hAnsi="Times New Roman" w:eastAsia="Times New Roman" w:cs="Times New Roman"/>
          <w:noProof w:val="0"/>
          <w:lang w:val="en-MY"/>
        </w:rPr>
        <w:t xml:space="preserve">Cloud </w:t>
      </w:r>
      <w:r w:rsidRPr="2BAA8972" w:rsidR="6EB52B10">
        <w:rPr>
          <w:rFonts w:ascii="Times New Roman" w:hAnsi="Times New Roman" w:eastAsia="Times New Roman" w:cs="Times New Roman"/>
          <w:noProof w:val="0"/>
          <w:lang w:val="en-MY"/>
        </w:rPr>
        <w:t>System Architecture</w:t>
      </w:r>
      <w:r w:rsidRPr="2BAA8972" w:rsidR="76772CDC">
        <w:rPr>
          <w:rFonts w:ascii="Times New Roman" w:hAnsi="Times New Roman" w:eastAsia="Times New Roman" w:cs="Times New Roman"/>
          <w:noProof w:val="0"/>
          <w:lang w:val="en-MY"/>
        </w:rPr>
        <w:t xml:space="preserve"> for the System</w:t>
      </w:r>
    </w:p>
    <w:p w:rsidR="2BAA8972" w:rsidP="2BAA8972" w:rsidRDefault="2BAA8972" w14:paraId="1624173B" w14:textId="2273ABFC">
      <w:pPr>
        <w:pStyle w:val="Normal"/>
        <w:keepNext w:val="1"/>
        <w:keepLines w:val="1"/>
        <w:bidi w:val="0"/>
        <w:spacing w:line="360" w:lineRule="auto"/>
        <w:jc w:val="center"/>
        <w:rPr>
          <w:rFonts w:ascii="Times New Roman" w:hAnsi="Times New Roman" w:eastAsia="Times New Roman" w:cs="Times New Roman"/>
          <w:noProof w:val="0"/>
          <w:lang w:val="en-MY"/>
        </w:rPr>
      </w:pPr>
    </w:p>
    <w:p w:rsidR="2A944A70" w:rsidP="2BAA8972" w:rsidRDefault="2A944A70" w14:paraId="556F0C49" w14:textId="5D448E39">
      <w:pPr>
        <w:pStyle w:val="Heading3"/>
        <w:keepNext w:val="1"/>
        <w:keepLines w:val="1"/>
        <w:bidi w:val="0"/>
        <w:jc w:val="both"/>
        <w:rPr>
          <w:rFonts w:ascii="Times New Roman" w:hAnsi="Times New Roman" w:eastAsia="Times New Roman" w:cs="Times New Roman"/>
          <w:b w:val="1"/>
          <w:bCs w:val="1"/>
          <w:noProof w:val="0"/>
          <w:sz w:val="24"/>
          <w:szCs w:val="24"/>
          <w:lang w:val="en-MY"/>
        </w:rPr>
      </w:pPr>
      <w:r w:rsidRPr="2BAA8972" w:rsidR="2A944A70">
        <w:rPr>
          <w:rFonts w:ascii="Times New Roman" w:hAnsi="Times New Roman" w:eastAsia="Times New Roman" w:cs="Times New Roman"/>
          <w:b w:val="1"/>
          <w:bCs w:val="1"/>
          <w:noProof w:val="0"/>
          <w:sz w:val="24"/>
          <w:szCs w:val="24"/>
          <w:lang w:val="en-MY"/>
        </w:rPr>
        <w:t>4.8.6</w:t>
      </w:r>
      <w:r>
        <w:tab/>
      </w:r>
      <w:r w:rsidRPr="2BAA8972" w:rsidR="2A944A70">
        <w:rPr>
          <w:rFonts w:ascii="Times New Roman" w:hAnsi="Times New Roman" w:eastAsia="Times New Roman" w:cs="Times New Roman"/>
          <w:b w:val="1"/>
          <w:bCs w:val="1"/>
          <w:noProof w:val="0"/>
          <w:sz w:val="24"/>
          <w:szCs w:val="24"/>
          <w:lang w:val="en-MY"/>
        </w:rPr>
        <w:t>COMPONENT OF SYSTEM ARCHITECTURE</w:t>
      </w:r>
    </w:p>
    <w:p w:rsidR="6322EF68" w:rsidP="2BAA8972" w:rsidRDefault="6322EF68" w14:paraId="494DFC3C" w14:textId="02AA87EF">
      <w:pPr>
        <w:pStyle w:val="Normal"/>
        <w:keepNext w:val="1"/>
        <w:keepLines w:val="1"/>
        <w:bidi w:val="0"/>
        <w:spacing w:line="360" w:lineRule="auto"/>
        <w:jc w:val="both"/>
        <w:rPr>
          <w:rFonts w:ascii="Times New Roman" w:hAnsi="Times New Roman" w:eastAsia="Times New Roman" w:cs="Times New Roman"/>
          <w:noProof w:val="0"/>
          <w:lang w:val="en-MY"/>
        </w:rPr>
      </w:pPr>
      <w:r w:rsidRPr="2BAA8972" w:rsidR="6322EF68">
        <w:rPr>
          <w:rFonts w:ascii="Times New Roman" w:hAnsi="Times New Roman" w:eastAsia="Times New Roman" w:cs="Times New Roman"/>
          <w:noProof w:val="0"/>
          <w:lang w:val="en-MY"/>
        </w:rPr>
        <w:t xml:space="preserve">The three user's role which are Student, Lecturer, and the </w:t>
      </w:r>
      <w:r w:rsidRPr="2BAA8972" w:rsidR="6322EF68">
        <w:rPr>
          <w:rFonts w:ascii="Times New Roman" w:hAnsi="Times New Roman" w:eastAsia="Times New Roman" w:cs="Times New Roman"/>
          <w:noProof w:val="0"/>
          <w:lang w:val="en-MY"/>
        </w:rPr>
        <w:t>Admin</w:t>
      </w:r>
      <w:r w:rsidRPr="2BAA8972" w:rsidR="6322EF68">
        <w:rPr>
          <w:rFonts w:ascii="Times New Roman" w:hAnsi="Times New Roman" w:eastAsia="Times New Roman" w:cs="Times New Roman"/>
          <w:noProof w:val="0"/>
          <w:lang w:val="en-MY"/>
        </w:rPr>
        <w:t xml:space="preserve"> can access the applications through their web browsers and mobile devices. Students use the system for registering for courses and viewing student profile. Lecturers access the system for viewing student lists and approving student course registration. Admins use the system for managing course and section and allocating time schedules and location for courses. This layer communicates with the backend through the Internet.</w:t>
      </w:r>
    </w:p>
    <w:p w:rsidR="6322EF68" w:rsidP="2BAA8972" w:rsidRDefault="6322EF68" w14:paraId="7ECD05E2" w14:textId="082E3430">
      <w:pPr>
        <w:pStyle w:val="Normal"/>
        <w:keepNext w:val="1"/>
        <w:keepLines w:val="1"/>
        <w:bidi w:val="0"/>
        <w:spacing w:line="360" w:lineRule="auto"/>
        <w:jc w:val="both"/>
        <w:rPr>
          <w:rFonts w:ascii="Times New Roman" w:hAnsi="Times New Roman" w:eastAsia="Times New Roman" w:cs="Times New Roman"/>
          <w:noProof w:val="0"/>
          <w:lang w:val="en-MY"/>
        </w:rPr>
      </w:pPr>
      <w:r w:rsidRPr="2BAA8972" w:rsidR="6322EF68">
        <w:rPr>
          <w:rFonts w:ascii="Times New Roman" w:hAnsi="Times New Roman" w:eastAsia="Times New Roman" w:cs="Times New Roman"/>
          <w:noProof w:val="0"/>
          <w:lang w:val="en-MY"/>
        </w:rPr>
        <w:t>The Application layer shows the Services provided in the system. The services including registering courses and the approval process, viewing profile, and managing courses and sections details, class schedules, and class location.</w:t>
      </w:r>
    </w:p>
    <w:p w:rsidR="6322EF68" w:rsidP="2BAA8972" w:rsidRDefault="6322EF68" w14:paraId="336B6069" w14:textId="2AEC444E">
      <w:pPr>
        <w:pStyle w:val="Normal"/>
        <w:keepNext w:val="1"/>
        <w:keepLines w:val="1"/>
        <w:bidi w:val="0"/>
        <w:spacing w:line="360" w:lineRule="auto"/>
        <w:ind w:firstLine="720"/>
        <w:jc w:val="both"/>
        <w:rPr>
          <w:rFonts w:ascii="Times New Roman" w:hAnsi="Times New Roman" w:eastAsia="Times New Roman" w:cs="Times New Roman"/>
          <w:noProof w:val="0"/>
          <w:lang w:val="en-MY"/>
        </w:rPr>
      </w:pPr>
      <w:r w:rsidRPr="2BAA8972" w:rsidR="6322EF68">
        <w:rPr>
          <w:rFonts w:ascii="Times New Roman" w:hAnsi="Times New Roman" w:eastAsia="Times New Roman" w:cs="Times New Roman"/>
          <w:noProof w:val="0"/>
          <w:lang w:val="en-MY"/>
        </w:rPr>
        <w:t xml:space="preserve">The system uses NoSQL and in-memory database type. The main data </w:t>
      </w:r>
      <w:r w:rsidRPr="2BAA8972" w:rsidR="6322EF68">
        <w:rPr>
          <w:rFonts w:ascii="Times New Roman" w:hAnsi="Times New Roman" w:eastAsia="Times New Roman" w:cs="Times New Roman"/>
          <w:noProof w:val="0"/>
          <w:lang w:val="en-MY"/>
        </w:rPr>
        <w:t>component</w:t>
      </w:r>
      <w:r w:rsidRPr="2BAA8972" w:rsidR="6322EF68">
        <w:rPr>
          <w:rFonts w:ascii="Times New Roman" w:hAnsi="Times New Roman" w:eastAsia="Times New Roman" w:cs="Times New Roman"/>
          <w:noProof w:val="0"/>
          <w:lang w:val="en-MY"/>
        </w:rPr>
        <w:t xml:space="preserve"> used are the app variable, page variable, and the on-device storage database. The app and page variables are temporary data stored when the application is running, while on-device storage database is a database that allows some data to be stored locally on user’s device when the application offline.</w:t>
      </w:r>
    </w:p>
    <w:p xmlns:wp14="http://schemas.microsoft.com/office/word/2010/wordml" w:rsidP="2BAA8972" wp14:paraId="72C7F2EE" wp14:textId="03393138">
      <w:pPr>
        <w:pStyle w:val="Normal"/>
        <w:keepNext w:val="1"/>
        <w:keepLines w:val="1"/>
        <w:bidi w:val="0"/>
        <w:jc w:val="both"/>
        <w:rPr>
          <w:rFonts w:ascii="Times New Roman" w:hAnsi="Times New Roman" w:eastAsia="Times New Roman" w:cs="Times New Roman"/>
          <w:noProof w:val="0"/>
          <w:lang w:val="en-MY"/>
        </w:rPr>
      </w:pPr>
    </w:p>
    <w:p w:rsidR="637B8695" w:rsidP="2BAA8972" w:rsidRDefault="637B8695" w14:paraId="745B292C" w14:textId="396EA924">
      <w:pPr>
        <w:pStyle w:val="Heading3"/>
        <w:keepNext w:val="1"/>
        <w:keepLines w:val="1"/>
        <w:jc w:val="both"/>
        <w:rPr>
          <w:rFonts w:ascii="Times New Roman" w:hAnsi="Times New Roman" w:eastAsia="Times New Roman" w:cs="Times New Roman"/>
          <w:b w:val="1"/>
          <w:bCs w:val="1"/>
          <w:noProof w:val="0"/>
          <w:sz w:val="24"/>
          <w:szCs w:val="24"/>
          <w:lang w:val="en-MY"/>
        </w:rPr>
      </w:pPr>
      <w:bookmarkStart w:name="_Toc728576962" w:id="1693323544"/>
      <w:r w:rsidRPr="2BAA8972" w:rsidR="637B8695">
        <w:rPr>
          <w:rFonts w:ascii="Times New Roman" w:hAnsi="Times New Roman" w:eastAsia="Times New Roman" w:cs="Times New Roman"/>
          <w:b w:val="1"/>
          <w:bCs w:val="1"/>
          <w:noProof w:val="0"/>
          <w:sz w:val="24"/>
          <w:szCs w:val="24"/>
          <w:lang w:val="en-MY"/>
        </w:rPr>
        <w:t>4.</w:t>
      </w:r>
      <w:r w:rsidRPr="2BAA8972" w:rsidR="2AB94677">
        <w:rPr>
          <w:rFonts w:ascii="Times New Roman" w:hAnsi="Times New Roman" w:eastAsia="Times New Roman" w:cs="Times New Roman"/>
          <w:b w:val="1"/>
          <w:bCs w:val="1"/>
          <w:noProof w:val="0"/>
          <w:sz w:val="24"/>
          <w:szCs w:val="24"/>
          <w:lang w:val="en-MY"/>
        </w:rPr>
        <w:t>8</w:t>
      </w:r>
      <w:r w:rsidRPr="2BAA8972" w:rsidR="637B8695">
        <w:rPr>
          <w:rFonts w:ascii="Times New Roman" w:hAnsi="Times New Roman" w:eastAsia="Times New Roman" w:cs="Times New Roman"/>
          <w:b w:val="1"/>
          <w:bCs w:val="1"/>
          <w:noProof w:val="0"/>
          <w:sz w:val="24"/>
          <w:szCs w:val="24"/>
          <w:lang w:val="en-MY"/>
        </w:rPr>
        <w:t>.</w:t>
      </w:r>
      <w:r w:rsidRPr="2BAA8972" w:rsidR="2D18A36B">
        <w:rPr>
          <w:rFonts w:ascii="Times New Roman" w:hAnsi="Times New Roman" w:eastAsia="Times New Roman" w:cs="Times New Roman"/>
          <w:b w:val="1"/>
          <w:bCs w:val="1"/>
          <w:noProof w:val="0"/>
          <w:sz w:val="24"/>
          <w:szCs w:val="24"/>
          <w:lang w:val="en-MY"/>
        </w:rPr>
        <w:t>7</w:t>
      </w:r>
      <w:r>
        <w:tab/>
      </w:r>
      <w:r w:rsidRPr="2BAA8972" w:rsidR="637B8695">
        <w:rPr>
          <w:rFonts w:ascii="Times New Roman" w:hAnsi="Times New Roman" w:eastAsia="Times New Roman" w:cs="Times New Roman"/>
          <w:b w:val="1"/>
          <w:bCs w:val="1"/>
          <w:noProof w:val="0"/>
          <w:sz w:val="24"/>
          <w:szCs w:val="24"/>
          <w:lang w:val="en-MY"/>
        </w:rPr>
        <w:t>PROJECT DESIGN</w:t>
      </w:r>
      <w:bookmarkEnd w:id="1693323544"/>
    </w:p>
    <w:p w:rsidR="2BAA8972" w:rsidP="2BAA8972" w:rsidRDefault="2BAA8972" w14:paraId="2D75049A" w14:textId="0C4A186F">
      <w:pPr>
        <w:pStyle w:val="Heading3"/>
        <w:keepNext w:val="1"/>
        <w:keepLines w:val="1"/>
        <w:bidi w:val="0"/>
        <w:jc w:val="both"/>
        <w:rPr>
          <w:rFonts w:ascii="Times New Roman" w:hAnsi="Times New Roman" w:eastAsia="Times New Roman" w:cs="Times New Roman"/>
          <w:b w:val="1"/>
          <w:bCs w:val="1"/>
          <w:noProof w:val="0"/>
          <w:sz w:val="24"/>
          <w:szCs w:val="24"/>
          <w:lang w:val="en-MY"/>
        </w:rPr>
      </w:pPr>
    </w:p>
    <w:p xmlns:wp14="http://schemas.microsoft.com/office/word/2010/wordml" w:rsidP="2BAA8972" wp14:paraId="55951FF3" wp14:textId="2193D03F">
      <w:pPr>
        <w:pStyle w:val="Heading3"/>
        <w:keepNext w:val="1"/>
        <w:keepLines w:val="1"/>
        <w:bidi w:val="0"/>
        <w:jc w:val="both"/>
        <w:rPr>
          <w:rFonts w:ascii="Times New Roman" w:hAnsi="Times New Roman" w:eastAsia="Times New Roman" w:cs="Times New Roman"/>
          <w:b w:val="1"/>
          <w:bCs w:val="1"/>
          <w:noProof w:val="0"/>
          <w:sz w:val="24"/>
          <w:szCs w:val="24"/>
          <w:lang w:val="en-MY"/>
        </w:rPr>
      </w:pPr>
      <w:bookmarkStart w:name="_Toc401993905" w:id="226580222"/>
      <w:r w:rsidRPr="2BAA8972" w:rsidR="637B8695">
        <w:rPr>
          <w:rFonts w:ascii="Times New Roman" w:hAnsi="Times New Roman" w:eastAsia="Times New Roman" w:cs="Times New Roman"/>
          <w:b w:val="1"/>
          <w:bCs w:val="1"/>
          <w:noProof w:val="0"/>
          <w:sz w:val="24"/>
          <w:szCs w:val="24"/>
          <w:lang w:val="en-MY"/>
        </w:rPr>
        <w:t>4.</w:t>
      </w:r>
      <w:r w:rsidRPr="2BAA8972" w:rsidR="367A074F">
        <w:rPr>
          <w:rFonts w:ascii="Times New Roman" w:hAnsi="Times New Roman" w:eastAsia="Times New Roman" w:cs="Times New Roman"/>
          <w:b w:val="1"/>
          <w:bCs w:val="1"/>
          <w:noProof w:val="0"/>
          <w:sz w:val="24"/>
          <w:szCs w:val="24"/>
          <w:lang w:val="en-MY"/>
        </w:rPr>
        <w:t>8</w:t>
      </w:r>
      <w:r w:rsidRPr="2BAA8972" w:rsidR="637B8695">
        <w:rPr>
          <w:rFonts w:ascii="Times New Roman" w:hAnsi="Times New Roman" w:eastAsia="Times New Roman" w:cs="Times New Roman"/>
          <w:b w:val="1"/>
          <w:bCs w:val="1"/>
          <w:noProof w:val="0"/>
          <w:sz w:val="24"/>
          <w:szCs w:val="24"/>
          <w:lang w:val="en-MY"/>
        </w:rPr>
        <w:t>.</w:t>
      </w:r>
      <w:r w:rsidRPr="2BAA8972" w:rsidR="4F0E96F4">
        <w:rPr>
          <w:rFonts w:ascii="Times New Roman" w:hAnsi="Times New Roman" w:eastAsia="Times New Roman" w:cs="Times New Roman"/>
          <w:b w:val="1"/>
          <w:bCs w:val="1"/>
          <w:noProof w:val="0"/>
          <w:sz w:val="24"/>
          <w:szCs w:val="24"/>
          <w:lang w:val="en-MY"/>
        </w:rPr>
        <w:t>8</w:t>
      </w:r>
      <w:r>
        <w:tab/>
      </w:r>
      <w:r w:rsidRPr="2BAA8972" w:rsidR="637B8695">
        <w:rPr>
          <w:rFonts w:ascii="Times New Roman" w:hAnsi="Times New Roman" w:eastAsia="Times New Roman" w:cs="Times New Roman"/>
          <w:b w:val="1"/>
          <w:bCs w:val="1"/>
          <w:noProof w:val="0"/>
          <w:sz w:val="24"/>
          <w:szCs w:val="24"/>
          <w:lang w:val="en-MY"/>
        </w:rPr>
        <w:t>DATABASE DESIGN</w:t>
      </w:r>
      <w:bookmarkEnd w:id="226580222"/>
    </w:p>
    <w:p xmlns:wp14="http://schemas.microsoft.com/office/word/2010/wordml" w:rsidP="2BAA8972" wp14:paraId="1E782813" wp14:textId="7F895F39">
      <w:pPr>
        <w:pStyle w:val="Normal"/>
        <w:keepNext w:val="1"/>
        <w:keepLines w:val="1"/>
        <w:bidi w:val="0"/>
        <w:jc w:val="both"/>
        <w:rPr>
          <w:rFonts w:ascii="Times New Roman" w:hAnsi="Times New Roman" w:eastAsia="Times New Roman" w:cs="Times New Roman"/>
          <w:noProof w:val="0"/>
          <w:lang w:val="en-MY"/>
        </w:rPr>
      </w:pPr>
    </w:p>
    <w:p xmlns:wp14="http://schemas.microsoft.com/office/word/2010/wordml" w:rsidP="2BAA8972" wp14:paraId="59DD0A79" wp14:textId="6DBBFE78">
      <w:pPr>
        <w:pStyle w:val="Heading3"/>
        <w:keepNext w:val="1"/>
        <w:keepLines w:val="1"/>
        <w:bidi w:val="0"/>
        <w:jc w:val="both"/>
        <w:rPr>
          <w:rFonts w:ascii="Times New Roman" w:hAnsi="Times New Roman" w:eastAsia="Times New Roman" w:cs="Times New Roman"/>
          <w:b w:val="1"/>
          <w:bCs w:val="1"/>
          <w:noProof w:val="0"/>
          <w:sz w:val="24"/>
          <w:szCs w:val="24"/>
          <w:lang w:val="en-MY"/>
        </w:rPr>
      </w:pPr>
      <w:bookmarkStart w:name="_Toc1704290303" w:id="25923540"/>
      <w:r w:rsidRPr="2BAA8972" w:rsidR="637B8695">
        <w:rPr>
          <w:rFonts w:ascii="Times New Roman" w:hAnsi="Times New Roman" w:eastAsia="Times New Roman" w:cs="Times New Roman"/>
          <w:b w:val="1"/>
          <w:bCs w:val="1"/>
          <w:noProof w:val="0"/>
          <w:sz w:val="24"/>
          <w:szCs w:val="24"/>
          <w:lang w:val="en-MY"/>
        </w:rPr>
        <w:t>4.</w:t>
      </w:r>
      <w:r w:rsidRPr="2BAA8972" w:rsidR="3C7BEE6D">
        <w:rPr>
          <w:rFonts w:ascii="Times New Roman" w:hAnsi="Times New Roman" w:eastAsia="Times New Roman" w:cs="Times New Roman"/>
          <w:b w:val="1"/>
          <w:bCs w:val="1"/>
          <w:noProof w:val="0"/>
          <w:sz w:val="24"/>
          <w:szCs w:val="24"/>
          <w:lang w:val="en-MY"/>
        </w:rPr>
        <w:t>8</w:t>
      </w:r>
      <w:r w:rsidRPr="2BAA8972" w:rsidR="637B8695">
        <w:rPr>
          <w:rFonts w:ascii="Times New Roman" w:hAnsi="Times New Roman" w:eastAsia="Times New Roman" w:cs="Times New Roman"/>
          <w:b w:val="1"/>
          <w:bCs w:val="1"/>
          <w:noProof w:val="0"/>
          <w:sz w:val="24"/>
          <w:szCs w:val="24"/>
          <w:lang w:val="en-MY"/>
        </w:rPr>
        <w:t>.</w:t>
      </w:r>
      <w:r w:rsidRPr="2BAA8972" w:rsidR="3D8374FB">
        <w:rPr>
          <w:rFonts w:ascii="Times New Roman" w:hAnsi="Times New Roman" w:eastAsia="Times New Roman" w:cs="Times New Roman"/>
          <w:b w:val="1"/>
          <w:bCs w:val="1"/>
          <w:noProof w:val="0"/>
          <w:sz w:val="24"/>
          <w:szCs w:val="24"/>
          <w:lang w:val="en-MY"/>
        </w:rPr>
        <w:t>9</w:t>
      </w:r>
      <w:r>
        <w:tab/>
      </w:r>
      <w:r w:rsidRPr="2BAA8972" w:rsidR="637B8695">
        <w:rPr>
          <w:rFonts w:ascii="Times New Roman" w:hAnsi="Times New Roman" w:eastAsia="Times New Roman" w:cs="Times New Roman"/>
          <w:b w:val="1"/>
          <w:bCs w:val="1"/>
          <w:noProof w:val="0"/>
          <w:sz w:val="24"/>
          <w:szCs w:val="24"/>
          <w:lang w:val="en-MY"/>
        </w:rPr>
        <w:t>INTERFACE DESIGN</w:t>
      </w:r>
      <w:bookmarkEnd w:id="25923540"/>
    </w:p>
    <w:p xmlns:wp14="http://schemas.microsoft.com/office/word/2010/wordml" w:rsidP="2BAA8972" wp14:paraId="7EB8E4EC" wp14:textId="2F1F358F">
      <w:pPr>
        <w:pStyle w:val="Normal"/>
        <w:keepNext w:val="1"/>
        <w:keepLines w:val="1"/>
        <w:bidi w:val="0"/>
        <w:jc w:val="both"/>
        <w:rPr>
          <w:rFonts w:ascii="Times New Roman" w:hAnsi="Times New Roman" w:eastAsia="Times New Roman" w:cs="Times New Roman"/>
          <w:noProof w:val="0"/>
          <w:lang w:val="en-MY"/>
        </w:rPr>
      </w:pPr>
    </w:p>
    <w:p xmlns:wp14="http://schemas.microsoft.com/office/word/2010/wordml" w:rsidP="2BAA8972" wp14:paraId="6927D285" wp14:textId="522E395C">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383802221" w:id="252962490"/>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4.</w:t>
      </w:r>
      <w:r w:rsidRPr="2BAA8972" w:rsidR="2543B4E3">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9</w:t>
      </w:r>
      <w:r>
        <w:tab/>
      </w:r>
      <w:r w:rsidRPr="2BAA8972" w:rsidR="0BA5A4C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SUMMARY</w:t>
      </w:r>
      <w:bookmarkEnd w:id="252962490"/>
    </w:p>
    <w:p w:rsidR="3FF4D1C3" w:rsidP="2BAA8972" w:rsidRDefault="3FF4D1C3" w14:paraId="092441E7" w14:textId="60B31BA4">
      <w:pPr>
        <w:pStyle w:val="Normal"/>
        <w:keepNext w:val="1"/>
        <w:keepLines w:val="1"/>
        <w:jc w:val="both"/>
        <w:rPr>
          <w:rFonts w:ascii="Times New Roman" w:hAnsi="Times New Roman" w:eastAsia="Times New Roman" w:cs="Times New Roman"/>
          <w:noProof w:val="0"/>
          <w:lang w:val="en-US"/>
        </w:rPr>
      </w:pPr>
      <w:r w:rsidRPr="2BAA8972" w:rsidR="3FF4D1C3">
        <w:rPr>
          <w:rFonts w:ascii="Times New Roman" w:hAnsi="Times New Roman" w:eastAsia="Times New Roman" w:cs="Times New Roman"/>
          <w:noProof w:val="0"/>
          <w:lang w:val="en-US"/>
        </w:rPr>
        <w:t xml:space="preserve">This chapter has detailed the comprehensive analysis and design of the proposed Enterprise Architecture for </w:t>
      </w:r>
      <w:r w:rsidRPr="2BAA8972" w:rsidR="3FA31F15">
        <w:rPr>
          <w:rFonts w:ascii="Times New Roman" w:hAnsi="Times New Roman" w:eastAsia="Times New Roman" w:cs="Times New Roman"/>
          <w:noProof w:val="0"/>
          <w:lang w:val="en-US"/>
        </w:rPr>
        <w:t>Universiti</w:t>
      </w:r>
      <w:r w:rsidRPr="2BAA8972" w:rsidR="3FA31F15">
        <w:rPr>
          <w:rFonts w:ascii="Times New Roman" w:hAnsi="Times New Roman" w:eastAsia="Times New Roman" w:cs="Times New Roman"/>
          <w:noProof w:val="0"/>
          <w:lang w:val="en-US"/>
        </w:rPr>
        <w:t xml:space="preserve"> Tun Hussein Onn (</w:t>
      </w:r>
      <w:r w:rsidRPr="2BAA8972" w:rsidR="3FF4D1C3">
        <w:rPr>
          <w:rFonts w:ascii="Times New Roman" w:hAnsi="Times New Roman" w:eastAsia="Times New Roman" w:cs="Times New Roman"/>
          <w:noProof w:val="0"/>
          <w:lang w:val="en-US"/>
        </w:rPr>
        <w:t>UTHM</w:t>
      </w:r>
      <w:r w:rsidRPr="2BAA8972" w:rsidR="76090BF1">
        <w:rPr>
          <w:rFonts w:ascii="Times New Roman" w:hAnsi="Times New Roman" w:eastAsia="Times New Roman" w:cs="Times New Roman"/>
          <w:noProof w:val="0"/>
          <w:lang w:val="en-US"/>
        </w:rPr>
        <w:t>). The study began with an analysis of UTHM’s organizational structure and current system environment</w:t>
      </w:r>
      <w:r w:rsidRPr="2BAA8972" w:rsidR="3FF4D1C3">
        <w:rPr>
          <w:rFonts w:ascii="Times New Roman" w:hAnsi="Times New Roman" w:eastAsia="Times New Roman" w:cs="Times New Roman"/>
          <w:noProof w:val="0"/>
          <w:lang w:val="en-US"/>
        </w:rPr>
        <w:t>,</w:t>
      </w:r>
      <w:r w:rsidRPr="2BAA8972" w:rsidR="6F7F94C8">
        <w:rPr>
          <w:rFonts w:ascii="Times New Roman" w:hAnsi="Times New Roman" w:eastAsia="Times New Roman" w:cs="Times New Roman"/>
          <w:noProof w:val="0"/>
          <w:lang w:val="en-US"/>
        </w:rPr>
        <w:t xml:space="preserve"> </w:t>
      </w:r>
      <w:r w:rsidRPr="2BAA8972" w:rsidR="6F7F94C8">
        <w:rPr>
          <w:rFonts w:ascii="Times New Roman" w:hAnsi="Times New Roman" w:eastAsia="Times New Roman" w:cs="Times New Roman"/>
          <w:noProof w:val="0"/>
          <w:lang w:val="en-US"/>
        </w:rPr>
        <w:t>identifying</w:t>
      </w:r>
      <w:r w:rsidRPr="2BAA8972" w:rsidR="6F7F94C8">
        <w:rPr>
          <w:rFonts w:ascii="Times New Roman" w:hAnsi="Times New Roman" w:eastAsia="Times New Roman" w:cs="Times New Roman"/>
          <w:noProof w:val="0"/>
          <w:lang w:val="en-US"/>
        </w:rPr>
        <w:t xml:space="preserve"> critical challenges such as data silos, manual data transfer, and reliance on legacy infrastructure like</w:t>
      </w:r>
      <w:r w:rsidRPr="2BAA8972" w:rsidR="16B1794A">
        <w:rPr>
          <w:rFonts w:ascii="Times New Roman" w:hAnsi="Times New Roman" w:eastAsia="Times New Roman" w:cs="Times New Roman"/>
          <w:noProof w:val="0"/>
          <w:lang w:val="en-US"/>
        </w:rPr>
        <w:t xml:space="preserve"> </w:t>
      </w:r>
      <w:r w:rsidRPr="2BAA8972" w:rsidR="16B1794A">
        <w:rPr>
          <w:rFonts w:ascii="Times New Roman" w:hAnsi="Times New Roman" w:eastAsia="Times New Roman" w:cs="Times New Roman"/>
          <w:noProof w:val="0"/>
          <w:lang w:val="en-US"/>
        </w:rPr>
        <w:t xml:space="preserve">SMAP and </w:t>
      </w:r>
      <w:r w:rsidRPr="2BAA8972" w:rsidR="16B1794A">
        <w:rPr>
          <w:rFonts w:ascii="Times New Roman" w:hAnsi="Times New Roman" w:eastAsia="Times New Roman" w:cs="Times New Roman"/>
          <w:noProof w:val="0"/>
          <w:lang w:val="en-US"/>
        </w:rPr>
        <w:t>ePayment</w:t>
      </w:r>
      <w:r w:rsidRPr="2BAA8972" w:rsidR="6CD3AA00">
        <w:rPr>
          <w:rFonts w:ascii="Times New Roman" w:hAnsi="Times New Roman" w:eastAsia="Times New Roman" w:cs="Times New Roman"/>
          <w:noProof w:val="0"/>
          <w:lang w:val="en-US"/>
        </w:rPr>
        <w:t>. The requirements gathering phase, conducted through interviews and site visits,</w:t>
      </w:r>
      <w:r w:rsidRPr="2BAA8972" w:rsidR="16B1794A">
        <w:rPr>
          <w:rFonts w:ascii="Times New Roman" w:hAnsi="Times New Roman" w:eastAsia="Times New Roman" w:cs="Times New Roman"/>
          <w:noProof w:val="0"/>
          <w:lang w:val="en-US"/>
        </w:rPr>
        <w:t xml:space="preserve"> highlight</w:t>
      </w:r>
      <w:r w:rsidRPr="2BAA8972" w:rsidR="44618ACE">
        <w:rPr>
          <w:rFonts w:ascii="Times New Roman" w:hAnsi="Times New Roman" w:eastAsia="Times New Roman" w:cs="Times New Roman"/>
          <w:noProof w:val="0"/>
          <w:lang w:val="en-US"/>
        </w:rPr>
        <w:t>ed</w:t>
      </w:r>
      <w:r w:rsidRPr="2BAA8972" w:rsidR="16B1794A">
        <w:rPr>
          <w:rFonts w:ascii="Times New Roman" w:hAnsi="Times New Roman" w:eastAsia="Times New Roman" w:cs="Times New Roman"/>
          <w:noProof w:val="0"/>
          <w:lang w:val="en-US"/>
        </w:rPr>
        <w:t xml:space="preserve"> the need for a unified platform to support the university’s 20230 digital tr</w:t>
      </w:r>
      <w:r w:rsidRPr="2BAA8972" w:rsidR="3A8C1F8B">
        <w:rPr>
          <w:rFonts w:ascii="Times New Roman" w:hAnsi="Times New Roman" w:eastAsia="Times New Roman" w:cs="Times New Roman"/>
          <w:noProof w:val="0"/>
          <w:lang w:val="en-US"/>
        </w:rPr>
        <w:t>ansformation vision.</w:t>
      </w:r>
    </w:p>
    <w:p w:rsidR="01AADEB1" w:rsidP="2BAA8972" w:rsidRDefault="01AADEB1" w14:paraId="0806CB91" w14:textId="2DC2187D">
      <w:pPr>
        <w:pStyle w:val="Normal"/>
        <w:keepNext w:val="1"/>
        <w:keepLines w:val="1"/>
        <w:suppressLineNumbers w:val="0"/>
        <w:bidi w:val="0"/>
        <w:spacing w:before="0" w:beforeAutospacing="off" w:after="160" w:afterAutospacing="off" w:line="279" w:lineRule="auto"/>
        <w:ind w:left="0" w:right="0" w:firstLine="720"/>
        <w:jc w:val="both"/>
        <w:rPr>
          <w:rFonts w:ascii="Times New Roman" w:hAnsi="Times New Roman" w:eastAsia="Times New Roman" w:cs="Times New Roman"/>
          <w:noProof w:val="0"/>
          <w:lang w:val="en-US"/>
        </w:rPr>
      </w:pPr>
      <w:r w:rsidRPr="2BAA8972" w:rsidR="01AADEB1">
        <w:rPr>
          <w:rFonts w:ascii="Times New Roman" w:hAnsi="Times New Roman" w:eastAsia="Times New Roman" w:cs="Times New Roman"/>
          <w:noProof w:val="0"/>
          <w:lang w:val="en-US"/>
        </w:rPr>
        <w:t>Based on these findings, the chapter detailed the “AS-IS” architecture to document the existing gaps, followed by the proposed “TO-BE” architecture. The proposed design adopts the TOGAP framework to restruc</w:t>
      </w:r>
      <w:r w:rsidRPr="2BAA8972" w:rsidR="4D378E14">
        <w:rPr>
          <w:rFonts w:ascii="Times New Roman" w:hAnsi="Times New Roman" w:eastAsia="Times New Roman" w:cs="Times New Roman"/>
          <w:noProof w:val="0"/>
          <w:lang w:val="en-US"/>
        </w:rPr>
        <w:t xml:space="preserve">ture the Business, Data, Application, and Technology layers, ensuring better alignment between IT capabilities and UTHM’s strategic </w:t>
      </w:r>
      <w:r w:rsidRPr="2BAA8972" w:rsidR="4D378E14">
        <w:rPr>
          <w:rFonts w:ascii="Times New Roman" w:hAnsi="Times New Roman" w:eastAsia="Times New Roman" w:cs="Times New Roman"/>
          <w:noProof w:val="0"/>
          <w:lang w:val="en-US"/>
        </w:rPr>
        <w:t>objectives</w:t>
      </w:r>
      <w:r w:rsidRPr="2BAA8972" w:rsidR="4D378E14">
        <w:rPr>
          <w:rFonts w:ascii="Times New Roman" w:hAnsi="Times New Roman" w:eastAsia="Times New Roman" w:cs="Times New Roman"/>
          <w:noProof w:val="0"/>
          <w:lang w:val="en-US"/>
        </w:rPr>
        <w:t>. Key improvements include the int</w:t>
      </w:r>
      <w:r w:rsidRPr="2BAA8972" w:rsidR="1BE56153">
        <w:rPr>
          <w:rFonts w:ascii="Times New Roman" w:hAnsi="Times New Roman" w:eastAsia="Times New Roman" w:cs="Times New Roman"/>
          <w:noProof w:val="0"/>
          <w:lang w:val="en-US"/>
        </w:rPr>
        <w:t xml:space="preserve">roduction of a hybrid database model (combining SQL and NoSQL) to handle diverse academic data and the implementation of a robust Implementation Governance framework to standardize future IT </w:t>
      </w:r>
      <w:r w:rsidRPr="2BAA8972" w:rsidR="0708E2CD">
        <w:rPr>
          <w:rFonts w:ascii="Times New Roman" w:hAnsi="Times New Roman" w:eastAsia="Times New Roman" w:cs="Times New Roman"/>
          <w:noProof w:val="0"/>
          <w:lang w:val="en-US"/>
        </w:rPr>
        <w:t xml:space="preserve">developments. </w:t>
      </w:r>
      <w:r w:rsidRPr="2BAA8972" w:rsidR="0708E2CD">
        <w:rPr>
          <w:rFonts w:ascii="Times New Roman" w:hAnsi="Times New Roman" w:eastAsia="Times New Roman" w:cs="Times New Roman"/>
          <w:noProof w:val="0"/>
          <w:lang w:val="en-US"/>
        </w:rPr>
        <w:t>Ultimately, this</w:t>
      </w:r>
      <w:r w:rsidRPr="2BAA8972" w:rsidR="0708E2CD">
        <w:rPr>
          <w:rFonts w:ascii="Times New Roman" w:hAnsi="Times New Roman" w:eastAsia="Times New Roman" w:cs="Times New Roman"/>
          <w:noProof w:val="0"/>
          <w:lang w:val="en-US"/>
        </w:rPr>
        <w:t xml:space="preserve"> chapter </w:t>
      </w:r>
      <w:r w:rsidRPr="2BAA8972" w:rsidR="0708E2CD">
        <w:rPr>
          <w:rFonts w:ascii="Times New Roman" w:hAnsi="Times New Roman" w:eastAsia="Times New Roman" w:cs="Times New Roman"/>
          <w:noProof w:val="0"/>
          <w:lang w:val="en-US"/>
        </w:rPr>
        <w:t>establishes</w:t>
      </w:r>
      <w:r w:rsidRPr="2BAA8972" w:rsidR="0708E2CD">
        <w:rPr>
          <w:rFonts w:ascii="Times New Roman" w:hAnsi="Times New Roman" w:eastAsia="Times New Roman" w:cs="Times New Roman"/>
          <w:noProof w:val="0"/>
          <w:lang w:val="en-US"/>
        </w:rPr>
        <w:t xml:space="preserve"> the architectural blueprint </w:t>
      </w:r>
      <w:r w:rsidRPr="2BAA8972" w:rsidR="0708E2CD">
        <w:rPr>
          <w:rFonts w:ascii="Times New Roman" w:hAnsi="Times New Roman" w:eastAsia="Times New Roman" w:cs="Times New Roman"/>
          <w:noProof w:val="0"/>
          <w:lang w:val="en-US"/>
        </w:rPr>
        <w:t>required</w:t>
      </w:r>
      <w:r w:rsidRPr="2BAA8972" w:rsidR="0708E2CD">
        <w:rPr>
          <w:rFonts w:ascii="Times New Roman" w:hAnsi="Times New Roman" w:eastAsia="Times New Roman" w:cs="Times New Roman"/>
          <w:noProof w:val="0"/>
          <w:lang w:val="en-US"/>
        </w:rPr>
        <w:t xml:space="preserve"> to transition UTHM towards a fully </w:t>
      </w:r>
      <w:r w:rsidRPr="2BAA8972" w:rsidR="0708E2CD">
        <w:rPr>
          <w:rFonts w:ascii="Times New Roman" w:hAnsi="Times New Roman" w:eastAsia="Times New Roman" w:cs="Times New Roman"/>
          <w:noProof w:val="0"/>
          <w:lang w:val="en-US"/>
        </w:rPr>
        <w:t>integrated</w:t>
      </w:r>
      <w:r w:rsidRPr="2BAA8972" w:rsidR="0708E2CD">
        <w:rPr>
          <w:rFonts w:ascii="Times New Roman" w:hAnsi="Times New Roman" w:eastAsia="Times New Roman" w:cs="Times New Roman"/>
          <w:noProof w:val="0"/>
          <w:lang w:val="en-US"/>
        </w:rPr>
        <w:t>, cloud-enabled Smart Campus environment.</w:t>
      </w:r>
    </w:p>
    <w:p xmlns:wp14="http://schemas.microsoft.com/office/word/2010/wordml" w:rsidP="2BAA8972" wp14:paraId="2230C806" wp14:textId="05320855">
      <w:pPr>
        <w:pStyle w:val="Normal"/>
        <w:keepNext w:val="1"/>
        <w:keepLines w:val="1"/>
        <w:bidi w:val="0"/>
        <w:jc w:val="both"/>
        <w:rPr>
          <w:rFonts w:ascii="Times New Roman" w:hAnsi="Times New Roman" w:eastAsia="Times New Roman" w:cs="Times New Roman"/>
          <w:noProof w:val="0"/>
          <w:lang w:val="en-MY"/>
        </w:rPr>
      </w:pPr>
    </w:p>
    <w:p xmlns:wp14="http://schemas.microsoft.com/office/word/2010/wordml" w:rsidP="2BAA8972" wp14:paraId="78370A58" wp14:textId="14B8B098">
      <w:pPr>
        <w:pStyle w:val="Normal"/>
        <w:keepNext w:val="1"/>
        <w:keepLines w:val="1"/>
        <w:bidi w:val="0"/>
        <w:jc w:val="both"/>
        <w:rPr>
          <w:rFonts w:ascii="Times New Roman" w:hAnsi="Times New Roman" w:eastAsia="Times New Roman" w:cs="Times New Roman"/>
          <w:noProof w:val="0"/>
          <w:lang w:val="en-MY"/>
        </w:rPr>
      </w:pPr>
    </w:p>
    <w:p xmlns:wp14="http://schemas.microsoft.com/office/word/2010/wordml" w:rsidP="2BAA8972" wp14:paraId="6A06D9E6" wp14:textId="1B7674FE">
      <w:pPr>
        <w:jc w:val="both"/>
        <w:rPr>
          <w:rFonts w:ascii="Times New Roman" w:hAnsi="Times New Roman" w:eastAsia="Times New Roman" w:cs="Times New Roman"/>
        </w:rPr>
      </w:pPr>
      <w:r w:rsidRPr="2BAA8972">
        <w:rPr>
          <w:rFonts w:ascii="Times New Roman" w:hAnsi="Times New Roman" w:eastAsia="Times New Roman" w:cs="Times New Roman"/>
        </w:rPr>
        <w:br w:type="page"/>
      </w:r>
    </w:p>
    <w:p xmlns:wp14="http://schemas.microsoft.com/office/word/2010/wordml" w:rsidP="2BAA8972" wp14:paraId="31DE2710" wp14:textId="6CB4BA15">
      <w:pPr>
        <w:pStyle w:val="Heading1"/>
        <w:bidi w:val="0"/>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Change w:author="Guest User" w:date="2025-12-28T09:48:22.786Z">
          <w:pPr>
            <w:pStyle w:val="Heading1"/>
            <w:jc w:val="both"/>
          </w:pPr>
        </w:pPrChange>
      </w:pPr>
      <w:bookmarkStart w:name="_Toc44987328" w:id="1150210194"/>
      <w:r w:rsidRPr="2BAA8972" w:rsidR="6D7456AC">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CHAPTER 5</w:t>
      </w:r>
      <w:bookmarkEnd w:id="1150210194"/>
    </w:p>
    <w:p xmlns:wp14="http://schemas.microsoft.com/office/word/2010/wordml" w:rsidP="2BAA8972" wp14:paraId="3DB08BE1" wp14:textId="626D3B84">
      <w:pPr>
        <w:bidi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8:22.786Z">
          <w:pPr>
            <w:spacing w:line="360" w:lineRule="auto"/>
            <w:jc w:val="both"/>
          </w:pPr>
        </w:pPrChange>
      </w:pPr>
      <w:r w:rsidRPr="2BAA8972" w:rsidR="6D7456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w:t>
      </w:r>
      <w:r w:rsidRPr="2BAA8972" w:rsidR="6D7456A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ANALYSIS AND DESIGN</w:t>
      </w:r>
    </w:p>
    <w:p xmlns:wp14="http://schemas.microsoft.com/office/word/2010/wordml" w:rsidP="2BAA8972" wp14:paraId="685CA1DE" wp14:textId="34BBFC49">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385219DC" wp14:textId="00F367F9">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67071116" w:id="346568104"/>
      <w:r w:rsidRPr="2BAA8972" w:rsidR="6D7456AC">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5.1</w:t>
      </w:r>
      <w:r>
        <w:tab/>
      </w:r>
      <w:r w:rsidRPr="2BAA8972" w:rsidR="6D7456AC">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INTRODUCTION</w:t>
      </w:r>
      <w:bookmarkEnd w:id="346568104"/>
    </w:p>
    <w:p xmlns:wp14="http://schemas.microsoft.com/office/word/2010/wordml" w:rsidP="2BAA8972" wp14:paraId="301E7F99" wp14:textId="0EEACE67">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24F92AB7" wp14:textId="32DD60BC">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220549685" w:id="486235659"/>
      <w:r w:rsidRPr="2BAA8972" w:rsidR="6D7456AC">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5.2</w:t>
      </w:r>
      <w:r>
        <w:tab/>
      </w:r>
      <w:r w:rsidRPr="2BAA8972" w:rsidR="20382B2F">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SYSTEM DEVELOPMENT</w:t>
      </w:r>
      <w:bookmarkEnd w:id="486235659"/>
    </w:p>
    <w:p xmlns:wp14="http://schemas.microsoft.com/office/word/2010/wordml" w:rsidP="2BAA8972" wp14:paraId="3B6C09B1" wp14:textId="72454034">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09BBFB4D" wp14:textId="72846762">
      <w:pPr>
        <w:pStyle w:val="Heading2"/>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702959473" w:id="205103987"/>
      <w:r w:rsidRPr="2BAA8972" w:rsidR="6D7456AC">
        <w:rPr>
          <w:rFonts w:ascii="Times New Roman" w:hAnsi="Times New Roman" w:eastAsia="Times New Roman" w:cs="Times New Roman"/>
          <w:b w:val="1"/>
          <w:bCs w:val="1"/>
          <w:noProof w:val="0"/>
          <w:sz w:val="24"/>
          <w:szCs w:val="24"/>
          <w:lang w:val="en-MY"/>
        </w:rPr>
        <w:t>5.3</w:t>
      </w:r>
      <w:r>
        <w:tab/>
      </w:r>
      <w:r w:rsidRPr="2BAA8972" w:rsidR="6D7456AC">
        <w:rPr>
          <w:rFonts w:ascii="Times New Roman" w:hAnsi="Times New Roman" w:eastAsia="Times New Roman" w:cs="Times New Roman"/>
          <w:b w:val="1"/>
          <w:bCs w:val="1"/>
          <w:noProof w:val="0"/>
          <w:sz w:val="24"/>
          <w:szCs w:val="24"/>
          <w:lang w:val="en-MY"/>
        </w:rPr>
        <w:t>C</w:t>
      </w:r>
      <w:r w:rsidRPr="2BAA8972" w:rsidR="54F29EAF">
        <w:rPr>
          <w:rFonts w:ascii="Times New Roman" w:hAnsi="Times New Roman" w:eastAsia="Times New Roman" w:cs="Times New Roman"/>
          <w:b w:val="1"/>
          <w:bCs w:val="1"/>
          <w:noProof w:val="0"/>
          <w:sz w:val="24"/>
          <w:szCs w:val="24"/>
          <w:lang w:val="en-MY"/>
        </w:rPr>
        <w:t>REATE DATABASE</w:t>
      </w:r>
      <w:bookmarkEnd w:id="205103987"/>
    </w:p>
    <w:p xmlns:wp14="http://schemas.microsoft.com/office/word/2010/wordml" w:rsidP="2BAA8972" wp14:paraId="5ADD7CEE" wp14:textId="333A81D5">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2BC21642" wp14:textId="5B9E8EBB">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699593241" w:id="1081127116"/>
      <w:r w:rsidRPr="2BAA8972" w:rsidR="6D7456AC">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5.4</w:t>
      </w:r>
      <w:r>
        <w:tab/>
      </w:r>
      <w:r w:rsidRPr="2BAA8972" w:rsidR="6D7456AC">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CO</w:t>
      </w:r>
      <w:r w:rsidRPr="2BAA8972" w:rsidR="524D78E2">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DING OF SYSTEM PROCESS</w:t>
      </w:r>
      <w:bookmarkEnd w:id="1081127116"/>
    </w:p>
    <w:p xmlns:wp14="http://schemas.microsoft.com/office/word/2010/wordml" w:rsidP="2BAA8972" wp14:paraId="3E70E624" wp14:textId="49CCDE1E">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79EE071A" wp14:textId="03A8736C">
      <w:pPr>
        <w:pStyle w:val="Normal"/>
        <w:keepNext w:val="1"/>
        <w:keepLines w:val="1"/>
        <w:bidi w:val="0"/>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r w:rsidRPr="2BAA8972" w:rsidR="6D7456AC">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5.5</w:t>
      </w:r>
      <w:r>
        <w:tab/>
      </w:r>
      <w:r w:rsidRPr="2BAA8972" w:rsidR="6D7456AC">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S</w:t>
      </w:r>
      <w:r w:rsidRPr="2BAA8972" w:rsidR="21CDE7FC">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UMMARY</w:t>
      </w:r>
    </w:p>
    <w:p xmlns:wp14="http://schemas.microsoft.com/office/word/2010/wordml" w:rsidP="2BAA8972" wp14:paraId="063FC9E6" wp14:textId="17A6AFA6">
      <w:pPr>
        <w:pStyle w:val="Normal"/>
        <w:keepNext w:val="1"/>
        <w:keepLines w:val="1"/>
        <w:bidi w:val="0"/>
        <w:jc w:val="both"/>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p>
    <w:p xmlns:wp14="http://schemas.microsoft.com/office/word/2010/wordml" w:rsidP="2BAA8972" wp14:paraId="11311959" wp14:textId="46317597">
      <w:pPr>
        <w:pStyle w:val="Normal"/>
        <w:keepNext w:val="1"/>
        <w:keepLines w:val="1"/>
        <w:bidi w:val="0"/>
        <w:jc w:val="both"/>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p>
    <w:p xmlns:wp14="http://schemas.microsoft.com/office/word/2010/wordml" w:rsidP="2BAA8972" wp14:paraId="105DF105" wp14:textId="090912D5">
      <w:pPr>
        <w:pStyle w:val="Normal"/>
        <w:keepNext w:val="1"/>
        <w:keepLines w:val="1"/>
        <w:bidi w:val="0"/>
        <w:jc w:val="both"/>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p>
    <w:p xmlns:wp14="http://schemas.microsoft.com/office/word/2010/wordml" w:rsidP="2BAA8972" wp14:paraId="40FB0644" wp14:textId="38042EB8">
      <w:pPr>
        <w:pStyle w:val="Normal"/>
        <w:keepNext w:val="1"/>
        <w:keepLines w:val="1"/>
        <w:bidi w:val="0"/>
        <w:jc w:val="both"/>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p>
    <w:p xmlns:wp14="http://schemas.microsoft.com/office/word/2010/wordml" w:rsidP="2BAA8972" wp14:paraId="21743EEC" wp14:textId="77E49DB2">
      <w:pPr>
        <w:jc w:val="both"/>
        <w:rPr>
          <w:rFonts w:ascii="Times New Roman" w:hAnsi="Times New Roman" w:eastAsia="Times New Roman" w:cs="Times New Roman"/>
        </w:rPr>
      </w:pPr>
      <w:r w:rsidRPr="2BAA8972">
        <w:rPr>
          <w:rFonts w:ascii="Times New Roman" w:hAnsi="Times New Roman" w:eastAsia="Times New Roman" w:cs="Times New Roman"/>
        </w:rPr>
        <w:br w:type="page"/>
      </w:r>
    </w:p>
    <w:p xmlns:wp14="http://schemas.microsoft.com/office/word/2010/wordml" w:rsidP="2BAA8972" wp14:paraId="736B7646" wp14:textId="15BF50A4">
      <w:pPr>
        <w:pStyle w:val="Heading1"/>
        <w:bidi w:val="0"/>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Change w:author="Guest User" w:date="2025-12-28T09:48:16.686Z">
          <w:pPr>
            <w:pStyle w:val="Heading1"/>
            <w:jc w:val="both"/>
          </w:pPr>
        </w:pPrChange>
      </w:pPr>
      <w:bookmarkStart w:name="_Toc2038282017" w:id="261088109"/>
      <w:r w:rsidRPr="2BAA8972" w:rsidR="3088CF1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CHAPTER 6</w:t>
      </w:r>
      <w:bookmarkEnd w:id="261088109"/>
    </w:p>
    <w:p xmlns:wp14="http://schemas.microsoft.com/office/word/2010/wordml" w:rsidP="2BAA8972" wp14:paraId="30D7460D" wp14:textId="43C1DD6A">
      <w:pPr>
        <w:bidi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Change w:author="Guest User" w:date="2025-12-28T09:48:16.687Z">
          <w:pPr>
            <w:spacing w:line="360" w:lineRule="auto"/>
            <w:jc w:val="both"/>
          </w:pPr>
        </w:pPrChange>
      </w:pPr>
      <w:r w:rsidRPr="2BAA8972" w:rsidR="3088CF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MY"/>
        </w:rPr>
        <w:t xml:space="preserve"> </w:t>
      </w:r>
      <w:r w:rsidRPr="2BAA8972" w:rsidR="3088CF1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MY"/>
        </w:rPr>
        <w:t>CONCLUSION</w:t>
      </w:r>
    </w:p>
    <w:p xmlns:wp14="http://schemas.microsoft.com/office/word/2010/wordml" w:rsidP="2BAA8972" wp14:paraId="0E0E3643" wp14:textId="34BBFC49">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07EF6C4D" wp14:textId="3CB2EF31">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0618861" w:id="2004113136"/>
      <w:r w:rsidRPr="2BAA8972" w:rsidR="3088CF1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6.1</w:t>
      </w:r>
      <w:r>
        <w:tab/>
      </w:r>
      <w:r w:rsidRPr="2BAA8972" w:rsidR="3088CF1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INTRODUCTION</w:t>
      </w:r>
      <w:bookmarkEnd w:id="2004113136"/>
    </w:p>
    <w:p xmlns:wp14="http://schemas.microsoft.com/office/word/2010/wordml" w:rsidP="2BAA8972" wp14:paraId="14F091D5" wp14:textId="0EEACE67">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2F939454" wp14:textId="7D9BC394">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742074296" w:id="1755284272"/>
      <w:r w:rsidRPr="2BAA8972" w:rsidR="3088CF1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6.2</w:t>
      </w:r>
      <w:r>
        <w:tab/>
      </w:r>
      <w:r w:rsidRPr="2BAA8972" w:rsidR="3088CF1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SYSTEM CONTRIBUTION</w:t>
      </w:r>
      <w:bookmarkEnd w:id="1755284272"/>
    </w:p>
    <w:p xmlns:wp14="http://schemas.microsoft.com/office/word/2010/wordml" w:rsidP="2BAA8972" wp14:paraId="6CF433DF" wp14:textId="72454034">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161497AE" wp14:textId="14BD5D9B">
      <w:pPr>
        <w:pStyle w:val="Heading2"/>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bookmarkStart w:name="_Toc464668983" w:id="1250032243"/>
      <w:r w:rsidRPr="2BAA8972" w:rsidR="3088CF1B">
        <w:rPr>
          <w:rFonts w:ascii="Times New Roman" w:hAnsi="Times New Roman" w:eastAsia="Times New Roman" w:cs="Times New Roman"/>
          <w:b w:val="1"/>
          <w:bCs w:val="1"/>
          <w:noProof w:val="0"/>
          <w:sz w:val="24"/>
          <w:szCs w:val="24"/>
          <w:lang w:val="en-MY"/>
        </w:rPr>
        <w:t>6.3</w:t>
      </w:r>
      <w:r>
        <w:tab/>
      </w:r>
      <w:r w:rsidRPr="2BAA8972" w:rsidR="3088CF1B">
        <w:rPr>
          <w:rFonts w:ascii="Times New Roman" w:hAnsi="Times New Roman" w:eastAsia="Times New Roman" w:cs="Times New Roman"/>
          <w:b w:val="1"/>
          <w:bCs w:val="1"/>
          <w:noProof w:val="0"/>
          <w:sz w:val="24"/>
          <w:szCs w:val="24"/>
          <w:lang w:val="en-MY"/>
        </w:rPr>
        <w:t>SYSTEM CONSTRAINT</w:t>
      </w:r>
      <w:bookmarkEnd w:id="1250032243"/>
    </w:p>
    <w:p xmlns:wp14="http://schemas.microsoft.com/office/word/2010/wordml" w:rsidP="2BAA8972" wp14:paraId="16868C0B" wp14:textId="333A81D5">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216D66AF" wp14:textId="44D96CFA">
      <w:pPr>
        <w:pStyle w:val="Heading2"/>
        <w:keepNext w:val="1"/>
        <w:keepLines w:val="1"/>
        <w:bidi w:val="0"/>
        <w:spacing w:before="160" w:after="80" w:line="360" w:lineRule="auto"/>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446694039" w:id="428260500"/>
      <w:r w:rsidRPr="2BAA8972" w:rsidR="3088CF1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6.4</w:t>
      </w:r>
      <w:r>
        <w:tab/>
      </w:r>
      <w:r w:rsidRPr="2BAA8972" w:rsidR="3088CF1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FUTURE SUGGESTION</w:t>
      </w:r>
      <w:bookmarkEnd w:id="428260500"/>
    </w:p>
    <w:p xmlns:wp14="http://schemas.microsoft.com/office/word/2010/wordml" w:rsidP="2BAA8972" wp14:paraId="6512F77A" wp14:textId="49CCDE1E">
      <w:p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BAA8972" wp14:paraId="58F39DC2" wp14:textId="61625A4A">
      <w:pPr>
        <w:pStyle w:val="Normal"/>
        <w:keepNext w:val="1"/>
        <w:keepLines w:val="1"/>
        <w:bidi w:val="0"/>
        <w:jc w:val="both"/>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r w:rsidRPr="2BAA8972" w:rsidR="3088CF1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6.5</w:t>
      </w:r>
      <w:r>
        <w:tab/>
      </w:r>
      <w:r w:rsidRPr="2BAA8972" w:rsidR="3088CF1B">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SUMMARY</w:t>
      </w:r>
    </w:p>
    <w:p xmlns:wp14="http://schemas.microsoft.com/office/word/2010/wordml" wp14:paraId="3DBEDDDB" wp14:textId="6D55C6DF">
      <w:r>
        <w:br w:type="page"/>
      </w:r>
    </w:p>
    <w:p xmlns:wp14="http://schemas.microsoft.com/office/word/2010/wordml" w:rsidP="2BAA8972" wp14:paraId="38DF558E" wp14:textId="2B070A3A">
      <w:pPr>
        <w:pStyle w:val="Normal"/>
        <w:keepNext w:val="1"/>
        <w:keepLines w:val="1"/>
        <w:bidi w:val="0"/>
        <w:jc w:val="center"/>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r w:rsidRPr="2BAA8972" w:rsidR="3984BAEC">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t>REFERENCES</w:t>
      </w:r>
    </w:p>
    <w:p xmlns:wp14="http://schemas.microsoft.com/office/word/2010/wordml" w:rsidP="2BAA8972" wp14:paraId="07CD2B73" wp14:textId="5A24E7AC">
      <w:pPr>
        <w:pStyle w:val="Normal"/>
        <w:keepNext w:val="1"/>
        <w:keepLines w:val="1"/>
        <w:bidi w:val="0"/>
        <w:jc w:val="both"/>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MY"/>
        </w:rPr>
      </w:pPr>
    </w:p>
    <w:p xmlns:wp14="http://schemas.microsoft.com/office/word/2010/wordml" w:rsidP="2BAA8972" wp14:paraId="6F31F558" wp14:textId="01093C65">
      <w:pPr>
        <w:pStyle w:val="Normal"/>
        <w:keepNext w:val="0"/>
        <w:keepLines w:val="0"/>
        <w:bidi w:val="0"/>
        <w:spacing w:before="0" w:beforeAutospacing="off" w:after="200" w:afterAutospacing="off"/>
        <w:ind w:left="720" w:hanging="720"/>
        <w:jc w:val="both"/>
        <w:rPr>
          <w:rFonts w:ascii="Times New Roman" w:hAnsi="Times New Roman" w:eastAsia="Times New Roman" w:cs="Times New Roman"/>
          <w:noProof w:val="0"/>
          <w:sz w:val="24"/>
          <w:szCs w:val="24"/>
          <w:lang w:val="en-MY"/>
        </w:rPr>
      </w:pPr>
      <w:r w:rsidRPr="2BAA8972" w:rsidR="411345A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Amin, F. A., Hussein, S. S., Daud, N. A., Bakar, N. a. A., &amp; Ahmad, W. a. Z. W. (2024). Cultivating excellence: a case study of enterprise architecture transformational journey in higher education. </w:t>
      </w:r>
      <w:r w:rsidRPr="2BAA8972" w:rsidR="411345A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MY"/>
        </w:rPr>
        <w:t>Indonesian Journal of Electrical Engineering and Computer Science</w:t>
      </w:r>
      <w:r w:rsidRPr="2BAA8972" w:rsidR="411345A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 </w:t>
      </w:r>
      <w:r w:rsidRPr="2BAA8972" w:rsidR="411345A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MY"/>
        </w:rPr>
        <w:t>34</w:t>
      </w:r>
      <w:r w:rsidRPr="2BAA8972" w:rsidR="411345A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MY"/>
        </w:rPr>
        <w:t xml:space="preserve">(1), 548. </w:t>
      </w:r>
      <w:hyperlink r:id="Rc28147acf32f4d02">
        <w:r w:rsidRPr="2BAA8972" w:rsidR="411345AF">
          <w:rPr>
            <w:rStyle w:val="Hyperlink"/>
            <w:rFonts w:ascii="Times New Roman" w:hAnsi="Times New Roman" w:eastAsia="Times New Roman" w:cs="Times New Roman"/>
            <w:b w:val="0"/>
            <w:bCs w:val="0"/>
            <w:i w:val="0"/>
            <w:iCs w:val="0"/>
            <w:strike w:val="0"/>
            <w:dstrike w:val="0"/>
            <w:noProof w:val="0"/>
            <w:color w:val="1155CC"/>
            <w:sz w:val="24"/>
            <w:szCs w:val="24"/>
            <w:u w:val="none"/>
            <w:lang w:val="en-MY"/>
          </w:rPr>
          <w:t>https://doi.org/10.11591/ijeecs.v34.i1.pp548-555</w:t>
        </w:r>
      </w:hyperlink>
    </w:p>
    <w:p xmlns:wp14="http://schemas.microsoft.com/office/word/2010/wordml" w:rsidP="2BAA8972" wp14:paraId="20CD95A0" wp14:textId="00B7F286">
      <w:pPr>
        <w:keepNext w:val="0"/>
        <w:keepLines w:val="0"/>
        <w:bidi w:val="0"/>
        <w:spacing w:before="0" w:beforeAutospacing="off" w:after="200" w:afterAutospacing="off"/>
        <w:ind w:left="720" w:hanging="720"/>
        <w:jc w:val="both"/>
        <w:rPr>
          <w:rFonts w:ascii="Times New Roman" w:hAnsi="Times New Roman" w:eastAsia="Times New Roman" w:cs="Times New Roman"/>
          <w:noProof w:val="0"/>
          <w:sz w:val="24"/>
          <w:szCs w:val="24"/>
          <w:lang w:val="en-MY"/>
        </w:rPr>
      </w:pPr>
      <w:r w:rsidRPr="2BAA8972" w:rsidR="4024B8B9">
        <w:rPr>
          <w:rFonts w:ascii="Times New Roman" w:hAnsi="Times New Roman" w:eastAsia="Times New Roman" w:cs="Times New Roman"/>
          <w:b w:val="0"/>
          <w:bCs w:val="0"/>
          <w:i w:val="0"/>
          <w:iCs w:val="0"/>
          <w:strike w:val="0"/>
          <w:dstrike w:val="0"/>
          <w:noProof w:val="0"/>
          <w:color w:val="222222"/>
          <w:sz w:val="24"/>
          <w:szCs w:val="24"/>
          <w:u w:val="none"/>
          <w:lang w:val="en-MY"/>
        </w:rPr>
        <w:t xml:space="preserve">Astri, L. Y., &amp; Gaol, F. L. (2013). Information System Strategic Planning with Enterprise Architecture Planning. </w:t>
      </w:r>
      <w:r w:rsidRPr="2BAA8972" w:rsidR="4024B8B9">
        <w:rPr>
          <w:rFonts w:ascii="Times New Roman" w:hAnsi="Times New Roman" w:eastAsia="Times New Roman" w:cs="Times New Roman"/>
          <w:b w:val="0"/>
          <w:bCs w:val="0"/>
          <w:i w:val="1"/>
          <w:iCs w:val="1"/>
          <w:strike w:val="0"/>
          <w:dstrike w:val="0"/>
          <w:noProof w:val="0"/>
          <w:color w:val="222222"/>
          <w:sz w:val="24"/>
          <w:szCs w:val="24"/>
          <w:u w:val="none"/>
          <w:lang w:val="en-MY"/>
        </w:rPr>
        <w:t>CommIT</w:t>
      </w:r>
      <w:r w:rsidRPr="2BAA8972" w:rsidR="4024B8B9">
        <w:rPr>
          <w:rFonts w:ascii="Times New Roman" w:hAnsi="Times New Roman" w:eastAsia="Times New Roman" w:cs="Times New Roman"/>
          <w:b w:val="0"/>
          <w:bCs w:val="0"/>
          <w:i w:val="1"/>
          <w:iCs w:val="1"/>
          <w:strike w:val="0"/>
          <w:dstrike w:val="0"/>
          <w:noProof w:val="0"/>
          <w:color w:val="222222"/>
          <w:sz w:val="24"/>
          <w:szCs w:val="24"/>
          <w:u w:val="none"/>
          <w:lang w:val="en-MY"/>
        </w:rPr>
        <w:t xml:space="preserve"> (Communication and Information Technology) Journal</w:t>
      </w:r>
      <w:r w:rsidRPr="2BAA8972" w:rsidR="4024B8B9">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w:t>
      </w:r>
      <w:r w:rsidRPr="2BAA8972" w:rsidR="4024B8B9">
        <w:rPr>
          <w:rFonts w:ascii="Times New Roman" w:hAnsi="Times New Roman" w:eastAsia="Times New Roman" w:cs="Times New Roman"/>
          <w:b w:val="0"/>
          <w:bCs w:val="0"/>
          <w:i w:val="1"/>
          <w:iCs w:val="1"/>
          <w:strike w:val="0"/>
          <w:dstrike w:val="0"/>
          <w:noProof w:val="0"/>
          <w:color w:val="222222"/>
          <w:sz w:val="24"/>
          <w:szCs w:val="24"/>
          <w:u w:val="none"/>
          <w:lang w:val="en-MY"/>
        </w:rPr>
        <w:t>7</w:t>
      </w:r>
      <w:r w:rsidRPr="2BAA8972" w:rsidR="4024B8B9">
        <w:rPr>
          <w:rFonts w:ascii="Times New Roman" w:hAnsi="Times New Roman" w:eastAsia="Times New Roman" w:cs="Times New Roman"/>
          <w:b w:val="0"/>
          <w:bCs w:val="0"/>
          <w:i w:val="0"/>
          <w:iCs w:val="0"/>
          <w:strike w:val="0"/>
          <w:dstrike w:val="0"/>
          <w:noProof w:val="0"/>
          <w:color w:val="222222"/>
          <w:sz w:val="24"/>
          <w:szCs w:val="24"/>
          <w:u w:val="none"/>
          <w:lang w:val="en-MY"/>
        </w:rPr>
        <w:t>(1), 23-27.</w:t>
      </w:r>
    </w:p>
    <w:p xmlns:wp14="http://schemas.microsoft.com/office/word/2010/wordml" w:rsidP="2BAA8972" wp14:paraId="5F9B5453" wp14:textId="4067D7D7">
      <w:pPr>
        <w:bidi w:val="0"/>
        <w:spacing w:before="0" w:beforeAutospacing="off" w:after="200" w:afterAutospacing="off"/>
        <w:ind w:left="720" w:hanging="720"/>
        <w:jc w:val="both"/>
      </w:pPr>
      <w:r w:rsidRPr="2BAA8972" w:rsidR="6EB96A47">
        <w:rPr>
          <w:rFonts w:ascii="Times New Roman" w:hAnsi="Times New Roman" w:eastAsia="Times New Roman" w:cs="Times New Roman"/>
          <w:b w:val="0"/>
          <w:bCs w:val="0"/>
          <w:i w:val="0"/>
          <w:iCs w:val="0"/>
          <w:strike w:val="0"/>
          <w:dstrike w:val="0"/>
          <w:noProof w:val="0"/>
          <w:color w:val="222222"/>
          <w:sz w:val="24"/>
          <w:szCs w:val="24"/>
          <w:u w:val="none"/>
          <w:lang w:val="en-MY"/>
        </w:rPr>
        <w:t>Hashim, N. M. Z., &amp; Mohamed, S. N. K. S. (2013). Development of student information</w:t>
      </w:r>
      <w:r w:rsidRPr="2BAA8972" w:rsidR="6EB96A47">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w:t>
      </w:r>
      <w:r w:rsidRPr="2BAA8972" w:rsidR="6EB96A47">
        <w:rPr>
          <w:rFonts w:ascii="Times New Roman" w:hAnsi="Times New Roman" w:eastAsia="Times New Roman" w:cs="Times New Roman"/>
          <w:b w:val="0"/>
          <w:bCs w:val="0"/>
          <w:i w:val="0"/>
          <w:iCs w:val="0"/>
          <w:strike w:val="0"/>
          <w:dstrike w:val="0"/>
          <w:noProof w:val="0"/>
          <w:color w:val="222222"/>
          <w:sz w:val="24"/>
          <w:szCs w:val="24"/>
          <w:u w:val="none"/>
          <w:lang w:val="en-MY"/>
        </w:rPr>
        <w:t xml:space="preserve">system. </w:t>
      </w:r>
      <w:r w:rsidRPr="2BAA8972" w:rsidR="6EB96A47">
        <w:rPr>
          <w:rFonts w:ascii="Times New Roman" w:hAnsi="Times New Roman" w:eastAsia="Times New Roman" w:cs="Times New Roman"/>
          <w:b w:val="0"/>
          <w:bCs w:val="0"/>
          <w:i w:val="1"/>
          <w:iCs w:val="1"/>
          <w:strike w:val="0"/>
          <w:dstrike w:val="0"/>
          <w:noProof w:val="0"/>
          <w:color w:val="222222"/>
          <w:sz w:val="24"/>
          <w:szCs w:val="24"/>
          <w:u w:val="none"/>
          <w:lang w:val="en-MY"/>
        </w:rPr>
        <w:t>International Journal of Science and Research (IJSR)</w:t>
      </w:r>
      <w:r w:rsidRPr="2BAA8972" w:rsidR="6EB96A47">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w:t>
      </w:r>
      <w:r w:rsidRPr="2BAA8972" w:rsidR="6EB96A47">
        <w:rPr>
          <w:rFonts w:ascii="Times New Roman" w:hAnsi="Times New Roman" w:eastAsia="Times New Roman" w:cs="Times New Roman"/>
          <w:b w:val="0"/>
          <w:bCs w:val="0"/>
          <w:i w:val="1"/>
          <w:iCs w:val="1"/>
          <w:strike w:val="0"/>
          <w:dstrike w:val="0"/>
          <w:noProof w:val="0"/>
          <w:color w:val="222222"/>
          <w:sz w:val="24"/>
          <w:szCs w:val="24"/>
          <w:u w:val="none"/>
          <w:lang w:val="en-MY"/>
        </w:rPr>
        <w:t>2</w:t>
      </w:r>
      <w:r w:rsidRPr="2BAA8972" w:rsidR="6EB96A47">
        <w:rPr>
          <w:rFonts w:ascii="Times New Roman" w:hAnsi="Times New Roman" w:eastAsia="Times New Roman" w:cs="Times New Roman"/>
          <w:b w:val="0"/>
          <w:bCs w:val="0"/>
          <w:i w:val="0"/>
          <w:iCs w:val="0"/>
          <w:strike w:val="0"/>
          <w:dstrike w:val="0"/>
          <w:noProof w:val="0"/>
          <w:color w:val="222222"/>
          <w:sz w:val="24"/>
          <w:szCs w:val="24"/>
          <w:u w:val="none"/>
          <w:lang w:val="en-MY"/>
        </w:rPr>
        <w:t>(8), 256-260.</w:t>
      </w:r>
    </w:p>
    <w:p xmlns:wp14="http://schemas.microsoft.com/office/word/2010/wordml" w:rsidP="2BAA8972" wp14:paraId="518924B1" wp14:textId="2AE2D01F">
      <w:pPr>
        <w:spacing w:before="240" w:beforeAutospacing="off" w:after="240" w:afterAutospacing="off"/>
        <w:ind w:left="720" w:hanging="720"/>
        <w:jc w:val="both"/>
      </w:pP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Hindarto</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D. (2023). Supporting University Management System Digital Transformation with Enterprise Architecture. </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Jurnal</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 xml:space="preserve"> JTIK (</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Jurnal</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 xml:space="preserve"> </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Teknologi</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 xml:space="preserve"> </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Informasi</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 xml:space="preserve"> Dan </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Komunikasi</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7</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(4), 696–706.</w:t>
      </w:r>
      <w:hyperlink r:id="R273373f896cb4596">
        <w:r w:rsidRPr="2BAA8972" w:rsidR="22B8269F">
          <w:rPr>
            <w:rStyle w:val="Hyperlink"/>
            <w:rFonts w:ascii="Times New Roman" w:hAnsi="Times New Roman" w:eastAsia="Times New Roman" w:cs="Times New Roman"/>
            <w:b w:val="0"/>
            <w:bCs w:val="0"/>
            <w:i w:val="0"/>
            <w:iCs w:val="0"/>
            <w:strike w:val="0"/>
            <w:dstrike w:val="0"/>
            <w:noProof w:val="0"/>
            <w:color w:val="222222"/>
            <w:sz w:val="24"/>
            <w:szCs w:val="24"/>
            <w:u w:val="none"/>
            <w:lang w:val="en-US"/>
          </w:rPr>
          <w:t xml:space="preserve"> </w:t>
        </w:r>
        <w:r w:rsidRPr="2BAA8972" w:rsidR="22B8269F">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https://pdfs.semanticscholar.org/5904/9ee560639d1e454b7f9a41497e24fa9cb4bb.pdf</w:t>
        </w:r>
      </w:hyperlink>
    </w:p>
    <w:p xmlns:wp14="http://schemas.microsoft.com/office/word/2010/wordml" w:rsidP="2BAA8972" wp14:paraId="7E16D2F3" wp14:textId="4206C2F1">
      <w:pPr>
        <w:spacing w:before="240" w:beforeAutospacing="off" w:after="240" w:afterAutospacing="off"/>
        <w:ind w:left="720" w:hanging="720"/>
        <w:jc w:val="both"/>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pP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 xml:space="preserve">Imke </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Vierjahn</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“SAP BTP Use Cases: Going Deeper, Broader, and Faster.” SAP News Center, 16 Oct. 2023, </w:t>
      </w:r>
      <w:hyperlink r:id="R20afe3d4c8c84e65">
        <w:r w:rsidRPr="2BAA8972" w:rsidR="22B8269F">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news.sap.com/2023/10/sap-btp-use-cases-deeper-broader-faster/</w:t>
        </w:r>
      </w:hyperlink>
    </w:p>
    <w:p xmlns:wp14="http://schemas.microsoft.com/office/word/2010/wordml" w:rsidP="2BAA8972" wp14:paraId="36935C8D" wp14:textId="33583ABD">
      <w:pPr>
        <w:spacing w:before="0" w:beforeAutospacing="off" w:after="200" w:afterAutospacing="off"/>
        <w:ind w:left="720" w:hanging="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BAA8972" w:rsidR="5FEF07C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KAUST Transforms Campus to Smart City with SAP Business Technology Platform</w:t>
      </w:r>
      <w:r w:rsidRPr="2BAA8972" w:rsidR="5FEF07C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SAP </w:t>
      </w:r>
      <w:r w:rsidRPr="2BAA8972" w:rsidR="5FEF07C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AppHaus</w:t>
      </w:r>
      <w:r w:rsidRPr="2BAA8972" w:rsidR="5FEF07C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0dcae6701cb24163">
        <w:r w:rsidRPr="2BAA8972" w:rsidR="5FEF07C4">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https://apphaus.sap.com/project/kaust-transforms-campus-to-smart-city-with-sap-business-technology-platform</w:t>
        </w:r>
      </w:hyperlink>
      <w:r w:rsidRPr="2BAA8972" w:rsidR="5FEF07C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BAA8972" wp14:paraId="6BBEFE7C" wp14:textId="21FCEB1C">
      <w:pPr>
        <w:spacing w:before="240" w:beforeAutospacing="off" w:after="240" w:afterAutospacing="off"/>
        <w:ind w:left="720" w:hanging="720"/>
        <w:jc w:val="both"/>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pP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 xml:space="preserve">Lamey, A., Abdelkader, H., </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Keshk</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A., &amp; </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Eletriby</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S. (2023). A realistic and practical guide for creating intelligent integrated solutions in higher education using enterprise architecture. </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Sustainability</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w:t>
      </w:r>
      <w:r w:rsidRPr="2BAA8972" w:rsidR="22B8269F">
        <w:rPr>
          <w:rFonts w:ascii="Times New Roman" w:hAnsi="Times New Roman" w:eastAsia="Times New Roman" w:cs="Times New Roman"/>
          <w:b w:val="0"/>
          <w:bCs w:val="0"/>
          <w:i w:val="1"/>
          <w:iCs w:val="1"/>
          <w:strike w:val="0"/>
          <w:dstrike w:val="0"/>
          <w:noProof w:val="0"/>
          <w:color w:val="222222"/>
          <w:sz w:val="24"/>
          <w:szCs w:val="24"/>
          <w:u w:val="none"/>
          <w:lang w:val="en-US"/>
        </w:rPr>
        <w:t>15</w:t>
      </w:r>
      <w:r w:rsidRPr="2BAA8972" w:rsidR="22B8269F">
        <w:rPr>
          <w:rFonts w:ascii="Times New Roman" w:hAnsi="Times New Roman" w:eastAsia="Times New Roman" w:cs="Times New Roman"/>
          <w:b w:val="0"/>
          <w:bCs w:val="0"/>
          <w:i w:val="0"/>
          <w:iCs w:val="0"/>
          <w:strike w:val="0"/>
          <w:dstrike w:val="0"/>
          <w:noProof w:val="0"/>
          <w:color w:val="222222"/>
          <w:sz w:val="24"/>
          <w:szCs w:val="24"/>
          <w:u w:val="none"/>
          <w:lang w:val="en-US"/>
        </w:rPr>
        <w:t>(11), 8780.</w:t>
      </w:r>
      <w:hyperlink r:id="Rc5db4f081e484a88">
        <w:r w:rsidRPr="2BAA8972" w:rsidR="22B8269F">
          <w:rPr>
            <w:rStyle w:val="Hyperlink"/>
            <w:rFonts w:ascii="Times New Roman" w:hAnsi="Times New Roman" w:eastAsia="Times New Roman" w:cs="Times New Roman"/>
            <w:b w:val="0"/>
            <w:bCs w:val="0"/>
            <w:i w:val="0"/>
            <w:iCs w:val="0"/>
            <w:strike w:val="0"/>
            <w:dstrike w:val="0"/>
            <w:noProof w:val="0"/>
            <w:color w:val="222222"/>
            <w:sz w:val="24"/>
            <w:szCs w:val="24"/>
            <w:u w:val="none"/>
            <w:lang w:val="en-US"/>
          </w:rPr>
          <w:t xml:space="preserve"> </w:t>
        </w:r>
        <w:r w:rsidRPr="2BAA8972" w:rsidR="22B8269F">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https://www.mdpi.com/2071-1050/15/11/8780</w:t>
        </w:r>
      </w:hyperlink>
    </w:p>
    <w:p xmlns:wp14="http://schemas.microsoft.com/office/word/2010/wordml" w:rsidP="2BAA8972" wp14:paraId="4B808BC1" wp14:textId="0B124785">
      <w:pPr>
        <w:bidi w:val="0"/>
        <w:spacing w:before="0" w:beforeAutospacing="off" w:after="200" w:afterAutospacing="off"/>
        <w:ind w:left="720" w:hanging="720"/>
        <w:jc w:val="both"/>
        <w:rPr>
          <w:rFonts w:ascii="Times New Roman" w:hAnsi="Times New Roman" w:eastAsia="Times New Roman" w:cs="Times New Roman"/>
          <w:b w:val="0"/>
          <w:bCs w:val="0"/>
          <w:i w:val="0"/>
          <w:iCs w:val="0"/>
          <w:strike w:val="0"/>
          <w:dstrike w:val="0"/>
          <w:noProof w:val="0"/>
          <w:color w:val="222222"/>
          <w:sz w:val="24"/>
          <w:szCs w:val="24"/>
          <w:u w:val="none"/>
          <w:lang w:val="en-MY"/>
        </w:rPr>
      </w:pPr>
      <w:r w:rsidRPr="2BAA8972" w:rsidR="5C8192BD">
        <w:rPr>
          <w:rFonts w:ascii="Times New Roman" w:hAnsi="Times New Roman" w:eastAsia="Times New Roman" w:cs="Times New Roman"/>
          <w:b w:val="0"/>
          <w:bCs w:val="0"/>
          <w:i w:val="0"/>
          <w:iCs w:val="0"/>
          <w:strike w:val="0"/>
          <w:dstrike w:val="0"/>
          <w:noProof w:val="0"/>
          <w:color w:val="222222"/>
          <w:sz w:val="24"/>
          <w:szCs w:val="24"/>
          <w:u w:val="none"/>
          <w:lang w:val="en-MY"/>
        </w:rPr>
        <w:t xml:space="preserve">Manuhutu, M. A., </w:t>
      </w:r>
      <w:r w:rsidRPr="2BAA8972" w:rsidR="5C8192BD">
        <w:rPr>
          <w:rFonts w:ascii="Times New Roman" w:hAnsi="Times New Roman" w:eastAsia="Times New Roman" w:cs="Times New Roman"/>
          <w:b w:val="0"/>
          <w:bCs w:val="0"/>
          <w:i w:val="0"/>
          <w:iCs w:val="0"/>
          <w:strike w:val="0"/>
          <w:dstrike w:val="0"/>
          <w:noProof w:val="0"/>
          <w:color w:val="222222"/>
          <w:sz w:val="24"/>
          <w:szCs w:val="24"/>
          <w:u w:val="none"/>
          <w:lang w:val="en-MY"/>
        </w:rPr>
        <w:t>Uktolseja</w:t>
      </w:r>
      <w:r w:rsidRPr="2BAA8972" w:rsidR="5C8192BD">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L. J., &amp; </w:t>
      </w:r>
      <w:r w:rsidRPr="2BAA8972" w:rsidR="5C8192BD">
        <w:rPr>
          <w:rFonts w:ascii="Times New Roman" w:hAnsi="Times New Roman" w:eastAsia="Times New Roman" w:cs="Times New Roman"/>
          <w:b w:val="0"/>
          <w:bCs w:val="0"/>
          <w:i w:val="0"/>
          <w:iCs w:val="0"/>
          <w:strike w:val="0"/>
          <w:dstrike w:val="0"/>
          <w:noProof w:val="0"/>
          <w:color w:val="222222"/>
          <w:sz w:val="24"/>
          <w:szCs w:val="24"/>
          <w:u w:val="none"/>
          <w:lang w:val="en-MY"/>
        </w:rPr>
        <w:t>Gaspersz</w:t>
      </w:r>
      <w:r w:rsidRPr="2BAA8972" w:rsidR="5C8192BD">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S. (2018). Academic Information System for Student (Case Study: Victory University of Sorong). </w:t>
      </w:r>
      <w:r w:rsidRPr="2BAA8972" w:rsidR="5C8192BD">
        <w:rPr>
          <w:rFonts w:ascii="Times New Roman" w:hAnsi="Times New Roman" w:eastAsia="Times New Roman" w:cs="Times New Roman"/>
          <w:b w:val="0"/>
          <w:bCs w:val="0"/>
          <w:i w:val="1"/>
          <w:iCs w:val="1"/>
          <w:strike w:val="0"/>
          <w:dstrike w:val="0"/>
          <w:noProof w:val="0"/>
          <w:color w:val="222222"/>
          <w:sz w:val="24"/>
          <w:szCs w:val="24"/>
          <w:u w:val="none"/>
          <w:lang w:val="en-MY"/>
        </w:rPr>
        <w:t>International Journal of Computer Applications</w:t>
      </w:r>
      <w:r w:rsidRPr="2BAA8972" w:rsidR="5C8192BD">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w:t>
      </w:r>
      <w:r w:rsidRPr="2BAA8972" w:rsidR="5C8192BD">
        <w:rPr>
          <w:rFonts w:ascii="Times New Roman" w:hAnsi="Times New Roman" w:eastAsia="Times New Roman" w:cs="Times New Roman"/>
          <w:b w:val="0"/>
          <w:bCs w:val="0"/>
          <w:i w:val="1"/>
          <w:iCs w:val="1"/>
          <w:strike w:val="0"/>
          <w:dstrike w:val="0"/>
          <w:noProof w:val="0"/>
          <w:color w:val="222222"/>
          <w:sz w:val="24"/>
          <w:szCs w:val="24"/>
          <w:u w:val="none"/>
          <w:lang w:val="en-MY"/>
        </w:rPr>
        <w:t>180</w:t>
      </w:r>
      <w:r w:rsidRPr="2BAA8972" w:rsidR="5C8192BD">
        <w:rPr>
          <w:rFonts w:ascii="Times New Roman" w:hAnsi="Times New Roman" w:eastAsia="Times New Roman" w:cs="Times New Roman"/>
          <w:b w:val="0"/>
          <w:bCs w:val="0"/>
          <w:i w:val="0"/>
          <w:iCs w:val="0"/>
          <w:strike w:val="0"/>
          <w:dstrike w:val="0"/>
          <w:noProof w:val="0"/>
          <w:color w:val="222222"/>
          <w:sz w:val="24"/>
          <w:szCs w:val="24"/>
          <w:u w:val="none"/>
          <w:lang w:val="en-MY"/>
        </w:rPr>
        <w:t xml:space="preserve">(43), 26-33. </w:t>
      </w:r>
      <w:hyperlink r:id="Rf01059ac7d7e47f9">
        <w:r w:rsidRPr="2BAA8972" w:rsidR="5C8192BD">
          <w:rPr>
            <w:rStyle w:val="Hyperlink"/>
            <w:rFonts w:ascii="Times New Roman" w:hAnsi="Times New Roman" w:eastAsia="Times New Roman" w:cs="Times New Roman"/>
            <w:b w:val="0"/>
            <w:bCs w:val="0"/>
            <w:i w:val="0"/>
            <w:iCs w:val="0"/>
            <w:strike w:val="0"/>
            <w:dstrike w:val="0"/>
            <w:noProof w:val="0"/>
            <w:color w:val="1155CC"/>
            <w:sz w:val="24"/>
            <w:szCs w:val="24"/>
            <w:u w:val="none"/>
            <w:lang w:val="en-MY"/>
          </w:rPr>
          <w:t>https://www.researchgate.net/profile/Melda-Manuhutu-2/publication/329362873_Academic_Information_System_for_Student_Case_Study_Victory_University_of_Sorong/links/5c04b1ec45851523d159b34b/Academic-Information-System-for-Student-Case-Study-Victory-University-of-Sorong.pdf</w:t>
        </w:r>
      </w:hyperlink>
      <w:r w:rsidRPr="2BAA8972" w:rsidR="5C8192BD">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w:t>
      </w:r>
    </w:p>
    <w:p xmlns:wp14="http://schemas.microsoft.com/office/word/2010/wordml" w:rsidP="2BAA8972" wp14:paraId="19CAB2FE" wp14:textId="3C49E5CB">
      <w:pPr>
        <w:spacing w:before="240" w:beforeAutospacing="off" w:after="240" w:afterAutospacing="off"/>
        <w:ind w:left="720" w:hanging="720"/>
        <w:jc w:val="both"/>
      </w:pPr>
      <w:r w:rsidRPr="2BAA8972" w:rsidR="6BDC9ECD">
        <w:rPr>
          <w:rFonts w:ascii="Times New Roman" w:hAnsi="Times New Roman" w:eastAsia="Times New Roman" w:cs="Times New Roman"/>
          <w:b w:val="0"/>
          <w:bCs w:val="0"/>
          <w:i w:val="0"/>
          <w:iCs w:val="0"/>
          <w:strike w:val="0"/>
          <w:dstrike w:val="0"/>
          <w:noProof w:val="0"/>
          <w:color w:val="222222"/>
          <w:sz w:val="24"/>
          <w:szCs w:val="24"/>
          <w:u w:val="none"/>
          <w:lang w:val="en-US"/>
        </w:rPr>
        <w:t>Meutia</w:t>
      </w:r>
      <w:r w:rsidRPr="2BAA8972" w:rsidR="6BDC9ECD">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N. S., Sulistiyani, E., Budiarti, R. P. N., &amp; Sari, R. (2022). Enterprise Architecture Framework in Higher Education: Systematic Literature Review. </w:t>
      </w:r>
      <w:r w:rsidRPr="2BAA8972" w:rsidR="6BDC9ECD">
        <w:rPr>
          <w:rFonts w:ascii="Times New Roman" w:hAnsi="Times New Roman" w:eastAsia="Times New Roman" w:cs="Times New Roman"/>
          <w:b w:val="0"/>
          <w:bCs w:val="0"/>
          <w:i w:val="1"/>
          <w:iCs w:val="1"/>
          <w:strike w:val="0"/>
          <w:dstrike w:val="0"/>
          <w:noProof w:val="0"/>
          <w:color w:val="222222"/>
          <w:sz w:val="24"/>
          <w:szCs w:val="24"/>
          <w:u w:val="none"/>
          <w:lang w:val="en-US"/>
        </w:rPr>
        <w:t>Applied Technology and Computing Science Journal</w:t>
      </w:r>
      <w:r w:rsidRPr="2BAA8972" w:rsidR="6BDC9ECD">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w:t>
      </w:r>
      <w:r w:rsidRPr="2BAA8972" w:rsidR="6BDC9ECD">
        <w:rPr>
          <w:rFonts w:ascii="Times New Roman" w:hAnsi="Times New Roman" w:eastAsia="Times New Roman" w:cs="Times New Roman"/>
          <w:b w:val="0"/>
          <w:bCs w:val="0"/>
          <w:i w:val="1"/>
          <w:iCs w:val="1"/>
          <w:strike w:val="0"/>
          <w:dstrike w:val="0"/>
          <w:noProof w:val="0"/>
          <w:color w:val="222222"/>
          <w:sz w:val="24"/>
          <w:szCs w:val="24"/>
          <w:u w:val="none"/>
          <w:lang w:val="en-US"/>
        </w:rPr>
        <w:t>5</w:t>
      </w:r>
      <w:r w:rsidRPr="2BAA8972" w:rsidR="6BDC9ECD">
        <w:rPr>
          <w:rFonts w:ascii="Times New Roman" w:hAnsi="Times New Roman" w:eastAsia="Times New Roman" w:cs="Times New Roman"/>
          <w:b w:val="0"/>
          <w:bCs w:val="0"/>
          <w:i w:val="0"/>
          <w:iCs w:val="0"/>
          <w:strike w:val="0"/>
          <w:dstrike w:val="0"/>
          <w:noProof w:val="0"/>
          <w:color w:val="222222"/>
          <w:sz w:val="24"/>
          <w:szCs w:val="24"/>
          <w:u w:val="none"/>
          <w:lang w:val="en-US"/>
        </w:rPr>
        <w:t>(2), 112–118.</w:t>
      </w:r>
      <w:hyperlink r:id="R1e57f84ad5174bb5">
        <w:r w:rsidRPr="2BAA8972" w:rsidR="6BDC9ECD">
          <w:rPr>
            <w:rStyle w:val="Hyperlink"/>
            <w:rFonts w:ascii="Times New Roman" w:hAnsi="Times New Roman" w:eastAsia="Times New Roman" w:cs="Times New Roman"/>
            <w:b w:val="0"/>
            <w:bCs w:val="0"/>
            <w:i w:val="0"/>
            <w:iCs w:val="0"/>
            <w:strike w:val="0"/>
            <w:dstrike w:val="0"/>
            <w:noProof w:val="0"/>
            <w:color w:val="222222"/>
            <w:sz w:val="24"/>
            <w:szCs w:val="24"/>
            <w:u w:val="none"/>
            <w:lang w:val="en-US"/>
          </w:rPr>
          <w:t xml:space="preserve"> </w:t>
        </w:r>
        <w:r w:rsidRPr="2BAA8972" w:rsidR="6BDC9EC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http://journal2.unusa.ac.id/index.php/ATCSJ/article/download/3751/1950</w:t>
        </w:r>
      </w:hyperlink>
    </w:p>
    <w:p xmlns:wp14="http://schemas.microsoft.com/office/word/2010/wordml" w:rsidP="2BAA8972" wp14:paraId="152E8121" wp14:textId="764076C5">
      <w:pPr>
        <w:spacing w:before="240" w:beforeAutospacing="off" w:after="240" w:afterAutospacing="off"/>
        <w:ind w:left="720" w:hanging="720"/>
        <w:jc w:val="both"/>
        <w:rPr>
          <w:rFonts w:ascii="Times New Roman" w:hAnsi="Times New Roman" w:eastAsia="Times New Roman" w:cs="Times New Roman"/>
          <w:b w:val="0"/>
          <w:bCs w:val="0"/>
          <w:i w:val="0"/>
          <w:iCs w:val="0"/>
          <w:strike w:val="0"/>
          <w:dstrike w:val="0"/>
          <w:noProof w:val="0"/>
          <w:color w:val="222222"/>
          <w:sz w:val="24"/>
          <w:szCs w:val="24"/>
          <w:u w:val="none"/>
          <w:lang w:val="en-US"/>
        </w:rPr>
      </w:pPr>
      <w:r w:rsidRPr="2BAA8972" w:rsidR="6BDC9ECD">
        <w:rPr>
          <w:rFonts w:ascii="Times New Roman" w:hAnsi="Times New Roman" w:eastAsia="Times New Roman" w:cs="Times New Roman"/>
          <w:b w:val="0"/>
          <w:bCs w:val="0"/>
          <w:i w:val="0"/>
          <w:iCs w:val="0"/>
          <w:strike w:val="0"/>
          <w:dstrike w:val="0"/>
          <w:noProof w:val="0"/>
          <w:color w:val="222222"/>
          <w:sz w:val="24"/>
          <w:szCs w:val="24"/>
          <w:u w:val="none"/>
          <w:lang w:val="en-US"/>
        </w:rPr>
        <w:t xml:space="preserve">Nama, G. F., &amp; Kurniawan, D. (2017). An enterprise architecture planning for higher education using the open group architecture framework (TOGAF): Case </w:t>
      </w:r>
      <w:r w:rsidRPr="2BAA8972" w:rsidR="6BDC9ECD">
        <w:rPr>
          <w:rFonts w:ascii="Times New Roman" w:hAnsi="Times New Roman" w:eastAsia="Times New Roman" w:cs="Times New Roman"/>
          <w:b w:val="0"/>
          <w:bCs w:val="0"/>
          <w:i w:val="0"/>
          <w:iCs w:val="0"/>
          <w:strike w:val="0"/>
          <w:dstrike w:val="0"/>
          <w:noProof w:val="0"/>
          <w:color w:val="222222"/>
          <w:sz w:val="24"/>
          <w:szCs w:val="24"/>
          <w:u w:val="none"/>
          <w:lang w:val="en-US"/>
        </w:rPr>
        <w:t>study</w:t>
      </w:r>
      <w:r w:rsidRPr="2BAA8972" w:rsidR="6BDC9ECD">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University of Lampung. In </w:t>
      </w:r>
      <w:r w:rsidRPr="2BAA8972" w:rsidR="6BDC9ECD">
        <w:rPr>
          <w:rFonts w:ascii="Times New Roman" w:hAnsi="Times New Roman" w:eastAsia="Times New Roman" w:cs="Times New Roman"/>
          <w:b w:val="0"/>
          <w:bCs w:val="0"/>
          <w:i w:val="1"/>
          <w:iCs w:val="1"/>
          <w:strike w:val="0"/>
          <w:dstrike w:val="0"/>
          <w:noProof w:val="0"/>
          <w:color w:val="222222"/>
          <w:sz w:val="24"/>
          <w:szCs w:val="24"/>
          <w:u w:val="none"/>
          <w:lang w:val="en-US"/>
        </w:rPr>
        <w:t xml:space="preserve">2017 </w:t>
      </w:r>
      <w:r w:rsidRPr="2BAA8972" w:rsidR="6BDC9ECD">
        <w:rPr>
          <w:rFonts w:ascii="Times New Roman" w:hAnsi="Times New Roman" w:eastAsia="Times New Roman" w:cs="Times New Roman"/>
          <w:b w:val="0"/>
          <w:bCs w:val="0"/>
          <w:i w:val="1"/>
          <w:iCs w:val="1"/>
          <w:strike w:val="0"/>
          <w:dstrike w:val="0"/>
          <w:noProof w:val="0"/>
          <w:color w:val="222222"/>
          <w:sz w:val="24"/>
          <w:szCs w:val="24"/>
          <w:u w:val="none"/>
          <w:lang w:val="en-US"/>
        </w:rPr>
        <w:t>Second</w:t>
      </w:r>
      <w:r w:rsidRPr="2BAA8972" w:rsidR="6BDC9ECD">
        <w:rPr>
          <w:rFonts w:ascii="Times New Roman" w:hAnsi="Times New Roman" w:eastAsia="Times New Roman" w:cs="Times New Roman"/>
          <w:b w:val="0"/>
          <w:bCs w:val="0"/>
          <w:i w:val="1"/>
          <w:iCs w:val="1"/>
          <w:strike w:val="0"/>
          <w:dstrike w:val="0"/>
          <w:noProof w:val="0"/>
          <w:color w:val="222222"/>
          <w:sz w:val="24"/>
          <w:szCs w:val="24"/>
          <w:u w:val="none"/>
          <w:lang w:val="en-US"/>
        </w:rPr>
        <w:t xml:space="preserve"> International Conference on Informatics and Computing (ICIC)</w:t>
      </w:r>
      <w:r w:rsidRPr="2BAA8972" w:rsidR="6BDC9ECD">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(pp. 1–6). IEEE.</w:t>
      </w:r>
      <w:hyperlink r:id="R414f7def245c4150">
        <w:r w:rsidRPr="2BAA8972" w:rsidR="6BDC9ECD">
          <w:rPr>
            <w:rStyle w:val="Hyperlink"/>
            <w:rFonts w:ascii="Times New Roman" w:hAnsi="Times New Roman" w:eastAsia="Times New Roman" w:cs="Times New Roman"/>
            <w:b w:val="0"/>
            <w:bCs w:val="0"/>
            <w:i w:val="0"/>
            <w:iCs w:val="0"/>
            <w:strike w:val="0"/>
            <w:dstrike w:val="0"/>
            <w:noProof w:val="0"/>
            <w:color w:val="222222"/>
            <w:sz w:val="24"/>
            <w:szCs w:val="24"/>
            <w:u w:val="none"/>
            <w:lang w:val="en-US"/>
          </w:rPr>
          <w:t xml:space="preserve"> </w:t>
        </w:r>
        <w:r w:rsidRPr="2BAA8972" w:rsidR="6BDC9ECD">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http://repository.lppm.unila.ac.id/5946/1/023.pdf</w:t>
        </w:r>
      </w:hyperlink>
    </w:p>
    <w:p xmlns:wp14="http://schemas.microsoft.com/office/word/2010/wordml" w:rsidP="2BAA8972" wp14:paraId="652F970F" wp14:textId="77A224E3">
      <w:pPr>
        <w:pStyle w:val="Normal"/>
        <w:keepNext w:val="1"/>
        <w:keepLines w:val="1"/>
        <w:bidi w:val="0"/>
        <w:ind w:left="720" w:hanging="720"/>
        <w:jc w:val="both"/>
        <w:rPr>
          <w:rFonts w:ascii="Times New Roman" w:hAnsi="Times New Roman" w:eastAsia="Times New Roman" w:cs="Times New Roman"/>
          <w:b w:val="0"/>
          <w:bCs w:val="0"/>
          <w:i w:val="0"/>
          <w:iCs w:val="0"/>
          <w:strike w:val="0"/>
          <w:dstrike w:val="0"/>
          <w:noProof w:val="0"/>
          <w:color w:val="222222"/>
          <w:sz w:val="24"/>
          <w:szCs w:val="24"/>
          <w:u w:val="none"/>
          <w:lang w:val="en-MY"/>
        </w:rPr>
      </w:pPr>
      <w:r w:rsidRPr="2BAA8972" w:rsidR="3984BAEC">
        <w:rPr>
          <w:rFonts w:ascii="Times New Roman" w:hAnsi="Times New Roman" w:eastAsia="Times New Roman" w:cs="Times New Roman"/>
          <w:b w:val="0"/>
          <w:bCs w:val="0"/>
          <w:i w:val="0"/>
          <w:iCs w:val="0"/>
          <w:strike w:val="0"/>
          <w:dstrike w:val="0"/>
          <w:noProof w:val="0"/>
          <w:color w:val="222222"/>
          <w:sz w:val="24"/>
          <w:szCs w:val="24"/>
          <w:u w:val="none"/>
          <w:lang w:val="en-MY"/>
        </w:rPr>
        <w:t>Navaz, A. S., Fiaz, A. S., Prabhadevi, C., Sangeetha, V., &amp; Gopalakrishnan, S. (2013). Human</w:t>
      </w:r>
      <w:r w:rsidRPr="2BAA8972" w:rsidR="4D123A0F">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w:t>
      </w:r>
      <w:r w:rsidRPr="2BAA8972" w:rsidR="3984BAEC">
        <w:rPr>
          <w:rFonts w:ascii="Times New Roman" w:hAnsi="Times New Roman" w:eastAsia="Times New Roman" w:cs="Times New Roman"/>
          <w:b w:val="0"/>
          <w:bCs w:val="0"/>
          <w:i w:val="0"/>
          <w:iCs w:val="0"/>
          <w:strike w:val="0"/>
          <w:dstrike w:val="0"/>
          <w:noProof w:val="0"/>
          <w:color w:val="222222"/>
          <w:sz w:val="24"/>
          <w:szCs w:val="24"/>
          <w:u w:val="none"/>
          <w:lang w:val="en-MY"/>
        </w:rPr>
        <w:t xml:space="preserve">Resource Management System. </w:t>
      </w:r>
      <w:r w:rsidRPr="2BAA8972" w:rsidR="3984BAEC">
        <w:rPr>
          <w:rFonts w:ascii="Times New Roman" w:hAnsi="Times New Roman" w:eastAsia="Times New Roman" w:cs="Times New Roman"/>
          <w:b w:val="0"/>
          <w:bCs w:val="0"/>
          <w:i w:val="1"/>
          <w:iCs w:val="1"/>
          <w:strike w:val="0"/>
          <w:dstrike w:val="0"/>
          <w:noProof w:val="0"/>
          <w:color w:val="222222"/>
          <w:sz w:val="24"/>
          <w:szCs w:val="24"/>
          <w:u w:val="none"/>
          <w:lang w:val="en-MY"/>
        </w:rPr>
        <w:t>arXiv</w:t>
      </w:r>
      <w:r w:rsidRPr="2BAA8972" w:rsidR="3984BAEC">
        <w:rPr>
          <w:rFonts w:ascii="Times New Roman" w:hAnsi="Times New Roman" w:eastAsia="Times New Roman" w:cs="Times New Roman"/>
          <w:b w:val="0"/>
          <w:bCs w:val="0"/>
          <w:i w:val="1"/>
          <w:iCs w:val="1"/>
          <w:strike w:val="0"/>
          <w:dstrike w:val="0"/>
          <w:noProof w:val="0"/>
          <w:color w:val="222222"/>
          <w:sz w:val="24"/>
          <w:szCs w:val="24"/>
          <w:u w:val="none"/>
          <w:lang w:val="en-MY"/>
        </w:rPr>
        <w:t xml:space="preserve"> preprint arXiv:1309.5351</w:t>
      </w:r>
      <w:r w:rsidRPr="2BAA8972" w:rsidR="3984BAEC">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w:t>
      </w:r>
      <w:hyperlink r:id="R59091b9e7de2491f">
        <w:r w:rsidRPr="2BAA8972" w:rsidR="3984BAEC">
          <w:rPr>
            <w:rStyle w:val="Hyperlink"/>
            <w:rFonts w:ascii="Times New Roman" w:hAnsi="Times New Roman" w:eastAsia="Times New Roman" w:cs="Times New Roman"/>
            <w:b w:val="0"/>
            <w:bCs w:val="0"/>
            <w:i w:val="0"/>
            <w:iCs w:val="0"/>
            <w:strike w:val="0"/>
            <w:dstrike w:val="0"/>
            <w:noProof w:val="0"/>
            <w:color w:val="1155CC"/>
            <w:sz w:val="24"/>
            <w:szCs w:val="24"/>
            <w:u w:val="none"/>
            <w:lang w:val="en-MY"/>
          </w:rPr>
          <w:t>https://arxiv.org/pdf/1309.5351</w:t>
        </w:r>
      </w:hyperlink>
    </w:p>
    <w:p xmlns:wp14="http://schemas.microsoft.com/office/word/2010/wordml" w:rsidP="2BAA8972" wp14:paraId="59DE956A" wp14:textId="2BF7E270">
      <w:pPr>
        <w:spacing w:before="240" w:beforeAutospacing="off" w:after="240" w:afterAutospacing="off"/>
        <w:ind w:left="720" w:hanging="720"/>
        <w:jc w:val="both"/>
      </w:pPr>
      <w:r w:rsidRPr="2BAA8972" w:rsidR="62D07E02">
        <w:rPr>
          <w:rFonts w:ascii="Times New Roman" w:hAnsi="Times New Roman" w:eastAsia="Times New Roman" w:cs="Times New Roman"/>
          <w:b w:val="0"/>
          <w:bCs w:val="0"/>
          <w:i w:val="0"/>
          <w:iCs w:val="0"/>
          <w:strike w:val="0"/>
          <w:dstrike w:val="0"/>
          <w:noProof w:val="0"/>
          <w:color w:val="222222"/>
          <w:sz w:val="24"/>
          <w:szCs w:val="24"/>
          <w:u w:val="none"/>
          <w:lang w:val="en-US"/>
        </w:rPr>
        <w:t>Nendrambaka</w:t>
      </w:r>
      <w:r w:rsidRPr="2BAA8972" w:rsidR="62D07E02">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N. S. K. (2024). Recent advances and innovations in SAP S/4HANA Cloud and SAP BTP and SAP AI: integration strategies and latest developments. International Journal of Scientific Research in Computer Science Engineering and Information Technology, 10(6), 1743–1751. </w:t>
      </w:r>
      <w:hyperlink r:id="R1e4cc3cb9e6c4fd2">
        <w:r w:rsidRPr="2BAA8972" w:rsidR="62D07E0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https://doi.org/10.32628/cseit241061219</w:t>
        </w:r>
      </w:hyperlink>
    </w:p>
    <w:p xmlns:wp14="http://schemas.microsoft.com/office/word/2010/wordml" w:rsidP="2BAA8972" wp14:paraId="78B52766" wp14:textId="3591BD82">
      <w:pPr>
        <w:spacing w:before="240" w:beforeAutospacing="off" w:after="240" w:afterAutospacing="off"/>
        <w:ind w:left="720" w:hanging="720"/>
        <w:jc w:val="both"/>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pPr>
      <w:r w:rsidRPr="2BAA8972" w:rsidR="62D07E02">
        <w:rPr>
          <w:rFonts w:ascii="Times New Roman" w:hAnsi="Times New Roman" w:eastAsia="Times New Roman" w:cs="Times New Roman"/>
          <w:b w:val="0"/>
          <w:bCs w:val="0"/>
          <w:i w:val="0"/>
          <w:iCs w:val="0"/>
          <w:strike w:val="0"/>
          <w:dstrike w:val="0"/>
          <w:noProof w:val="0"/>
          <w:color w:val="222222"/>
          <w:sz w:val="24"/>
          <w:szCs w:val="24"/>
          <w:u w:val="none"/>
          <w:lang w:val="en-US"/>
        </w:rPr>
        <w:t>Poisl</w:t>
      </w:r>
      <w:r w:rsidRPr="2BAA8972" w:rsidR="62D07E02">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T. (2023, December 2). Exploring SAP BTP Reference Architecture </w:t>
      </w:r>
      <w:r w:rsidRPr="2BAA8972" w:rsidR="62D07E02">
        <w:rPr>
          <w:rFonts w:ascii="Times New Roman" w:hAnsi="Times New Roman" w:eastAsia="Times New Roman" w:cs="Times New Roman"/>
          <w:b w:val="0"/>
          <w:bCs w:val="0"/>
          <w:i w:val="0"/>
          <w:iCs w:val="0"/>
          <w:strike w:val="0"/>
          <w:dstrike w:val="0"/>
          <w:noProof w:val="0"/>
          <w:color w:val="222222"/>
          <w:sz w:val="24"/>
          <w:szCs w:val="24"/>
          <w:u w:val="none"/>
          <w:lang w:val="en-US"/>
        </w:rPr>
        <w:t>To</w:t>
      </w:r>
      <w:r w:rsidRPr="2BAA8972" w:rsidR="62D07E02">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Master Multi- Cloud </w:t>
      </w:r>
      <w:r w:rsidRPr="2BAA8972" w:rsidR="62D07E02">
        <w:rPr>
          <w:rFonts w:ascii="Times New Roman" w:hAnsi="Times New Roman" w:eastAsia="Times New Roman" w:cs="Times New Roman"/>
          <w:b w:val="0"/>
          <w:bCs w:val="0"/>
          <w:i w:val="0"/>
          <w:iCs w:val="0"/>
          <w:strike w:val="0"/>
          <w:dstrike w:val="0"/>
          <w:noProof w:val="0"/>
          <w:color w:val="222222"/>
          <w:sz w:val="24"/>
          <w:szCs w:val="24"/>
          <w:u w:val="none"/>
          <w:lang w:val="en-US"/>
        </w:rPr>
        <w:t>And</w:t>
      </w:r>
      <w:r w:rsidRPr="2BAA8972" w:rsidR="62D07E02">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Platform Environments. </w:t>
      </w:r>
      <w:r w:rsidRPr="2BAA8972" w:rsidR="62D07E02">
        <w:rPr>
          <w:rFonts w:ascii="Times New Roman" w:hAnsi="Times New Roman" w:eastAsia="Times New Roman" w:cs="Times New Roman"/>
          <w:b w:val="0"/>
          <w:bCs w:val="0"/>
          <w:i w:val="0"/>
          <w:iCs w:val="0"/>
          <w:strike w:val="0"/>
          <w:dstrike w:val="0"/>
          <w:noProof w:val="0"/>
          <w:color w:val="222222"/>
          <w:sz w:val="24"/>
          <w:szCs w:val="24"/>
          <w:u w:val="none"/>
          <w:lang w:val="en-US"/>
        </w:rPr>
        <w:t>SAPinsider</w:t>
      </w:r>
      <w:r w:rsidRPr="2BAA8972" w:rsidR="62D07E02">
        <w:rPr>
          <w:rFonts w:ascii="Times New Roman" w:hAnsi="Times New Roman" w:eastAsia="Times New Roman" w:cs="Times New Roman"/>
          <w:b w:val="0"/>
          <w:bCs w:val="0"/>
          <w:i w:val="0"/>
          <w:iCs w:val="0"/>
          <w:strike w:val="0"/>
          <w:dstrike w:val="0"/>
          <w:noProof w:val="0"/>
          <w:color w:val="222222"/>
          <w:sz w:val="24"/>
          <w:szCs w:val="24"/>
          <w:u w:val="none"/>
          <w:lang w:val="en-US"/>
        </w:rPr>
        <w:t xml:space="preserve">. </w:t>
      </w:r>
      <w:hyperlink r:id="R5edb29ce67f04eb1">
        <w:r w:rsidRPr="2BAA8972" w:rsidR="62D07E0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https://sapinsider.org/event-presentations/exploring-sap-btp-reference-architecture-to-master-multi-cloud-and-platform-environments/</w:t>
        </w:r>
      </w:hyperlink>
    </w:p>
    <w:p xmlns:wp14="http://schemas.microsoft.com/office/word/2010/wordml" w:rsidP="2BAA8972" wp14:paraId="5FE3537C" wp14:textId="73DC6E8D">
      <w:pPr>
        <w:pStyle w:val="Normal"/>
        <w:spacing w:before="240" w:beforeAutospacing="off" w:after="240" w:afterAutospacing="off"/>
        <w:ind w:left="720" w:hanging="720"/>
        <w:jc w:val="both"/>
        <w:rPr>
          <w:rFonts w:ascii="Times New Roman" w:hAnsi="Times New Roman" w:eastAsia="Times New Roman" w:cs="Times New Roman"/>
          <w:noProof w:val="0"/>
          <w:sz w:val="24"/>
          <w:szCs w:val="24"/>
          <w:lang w:val="en-US"/>
        </w:rPr>
      </w:pPr>
      <w:r w:rsidRPr="2BAA8972" w:rsidR="04586769">
        <w:rPr>
          <w:rFonts w:ascii="Times New Roman" w:hAnsi="Times New Roman" w:eastAsia="Times New Roman" w:cs="Times New Roman"/>
          <w:b w:val="0"/>
          <w:bCs w:val="0"/>
          <w:i w:val="0"/>
          <w:iCs w:val="0"/>
          <w:strike w:val="0"/>
          <w:dstrike w:val="0"/>
          <w:noProof w:val="0"/>
          <w:color w:val="222222"/>
          <w:sz w:val="24"/>
          <w:szCs w:val="24"/>
          <w:u w:val="none"/>
          <w:lang w:val="en-US"/>
        </w:rPr>
        <w:t xml:space="preserve">“SAP Business Technology Platform: With Use Cases back to Its Roots and into the Cloud.” SAP News Center, 28 Oct. 2022, </w:t>
      </w:r>
      <w:hyperlink r:id="R2651b3d1bc29461a">
        <w:r w:rsidRPr="2BAA8972" w:rsidR="0458676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news.sap.com/2022/10/sap-btp-use-cases-in-cloud/</w:t>
        </w:r>
      </w:hyperlink>
    </w:p>
    <w:p xmlns:wp14="http://schemas.microsoft.com/office/word/2010/wordml" w:rsidP="2BAA8972" wp14:paraId="2C078E63" wp14:textId="102EF1E5">
      <w:pPr>
        <w:pStyle w:val="Normal"/>
        <w:keepNext w:val="1"/>
        <w:keepLines w:val="1"/>
        <w:bidi w:val="0"/>
        <w:ind w:left="720" w:hanging="720"/>
        <w:jc w:val="both"/>
        <w:rPr>
          <w:rFonts w:ascii="Times New Roman" w:hAnsi="Times New Roman" w:eastAsia="Times New Roman" w:cs="Times New Roman"/>
          <w:b w:val="0"/>
          <w:bCs w:val="0"/>
          <w:i w:val="0"/>
          <w:iCs w:val="0"/>
          <w:strike w:val="0"/>
          <w:dstrike w:val="0"/>
          <w:noProof w:val="0"/>
          <w:color w:val="222222"/>
          <w:sz w:val="24"/>
          <w:szCs w:val="24"/>
          <w:u w:val="none"/>
          <w:lang w:val="en-MY"/>
        </w:rPr>
      </w:pPr>
      <w:r w:rsidRPr="2BAA8972" w:rsidR="47D9570D">
        <w:rPr>
          <w:rFonts w:ascii="Times New Roman" w:hAnsi="Times New Roman" w:eastAsia="Times New Roman" w:cs="Times New Roman"/>
          <w:b w:val="0"/>
          <w:bCs w:val="0"/>
          <w:i w:val="0"/>
          <w:iCs w:val="0"/>
          <w:strike w:val="0"/>
          <w:dstrike w:val="0"/>
          <w:noProof w:val="0"/>
          <w:color w:val="222222"/>
          <w:sz w:val="24"/>
          <w:szCs w:val="24"/>
          <w:u w:val="none"/>
          <w:lang w:val="en-MY"/>
        </w:rPr>
        <w:t>Setiawan, R. (2018, November). Architecture of human resource management system at</w:t>
      </w:r>
      <w:r w:rsidRPr="2BAA8972" w:rsidR="25D4E9C2">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w:t>
      </w:r>
      <w:r w:rsidRPr="2BAA8972" w:rsidR="47D9570D">
        <w:rPr>
          <w:rFonts w:ascii="Times New Roman" w:hAnsi="Times New Roman" w:eastAsia="Times New Roman" w:cs="Times New Roman"/>
          <w:b w:val="0"/>
          <w:bCs w:val="0"/>
          <w:i w:val="0"/>
          <w:iCs w:val="0"/>
          <w:strike w:val="0"/>
          <w:dstrike w:val="0"/>
          <w:noProof w:val="0"/>
          <w:color w:val="222222"/>
          <w:sz w:val="24"/>
          <w:szCs w:val="24"/>
          <w:u w:val="none"/>
          <w:lang w:val="en-MY"/>
        </w:rPr>
        <w:t xml:space="preserve">universities. In </w:t>
      </w:r>
      <w:r w:rsidRPr="2BAA8972" w:rsidR="47D9570D">
        <w:rPr>
          <w:rFonts w:ascii="Times New Roman" w:hAnsi="Times New Roman" w:eastAsia="Times New Roman" w:cs="Times New Roman"/>
          <w:b w:val="0"/>
          <w:bCs w:val="0"/>
          <w:i w:val="1"/>
          <w:iCs w:val="1"/>
          <w:strike w:val="0"/>
          <w:dstrike w:val="0"/>
          <w:noProof w:val="0"/>
          <w:color w:val="222222"/>
          <w:sz w:val="24"/>
          <w:szCs w:val="24"/>
          <w:u w:val="none"/>
          <w:lang w:val="en-MY"/>
        </w:rPr>
        <w:t>IOP Conference Series: Materials Science and Engineering</w:t>
      </w:r>
      <w:r w:rsidRPr="2BAA8972" w:rsidR="47D9570D">
        <w:rPr>
          <w:rFonts w:ascii="Times New Roman" w:hAnsi="Times New Roman" w:eastAsia="Times New Roman" w:cs="Times New Roman"/>
          <w:b w:val="0"/>
          <w:bCs w:val="0"/>
          <w:i w:val="0"/>
          <w:iCs w:val="0"/>
          <w:strike w:val="0"/>
          <w:dstrike w:val="0"/>
          <w:noProof w:val="0"/>
          <w:color w:val="222222"/>
          <w:sz w:val="24"/>
          <w:szCs w:val="24"/>
          <w:u w:val="none"/>
          <w:lang w:val="en-MY"/>
        </w:rPr>
        <w:t xml:space="preserve"> (Vol. 434, No. 1, p. 012258). IOP Publishing. </w:t>
      </w:r>
      <w:hyperlink r:id="R02d74f6791fc4f28">
        <w:r w:rsidRPr="2BAA8972" w:rsidR="47D9570D">
          <w:rPr>
            <w:rStyle w:val="Hyperlink"/>
            <w:rFonts w:ascii="Times New Roman" w:hAnsi="Times New Roman" w:eastAsia="Times New Roman" w:cs="Times New Roman"/>
            <w:b w:val="0"/>
            <w:bCs w:val="0"/>
            <w:i w:val="0"/>
            <w:iCs w:val="0"/>
            <w:strike w:val="0"/>
            <w:dstrike w:val="0"/>
            <w:noProof w:val="0"/>
            <w:color w:val="1155CC"/>
            <w:sz w:val="24"/>
            <w:szCs w:val="24"/>
            <w:u w:val="none"/>
            <w:lang w:val="en-MY"/>
          </w:rPr>
          <w:t>https://iopscience.iop.org/article/10.1088/1757-899X/434/1/012258/pdf</w:t>
        </w:r>
      </w:hyperlink>
    </w:p>
    <w:p w:rsidR="2BAA8972" w:rsidP="2BAA8972" w:rsidRDefault="2BAA8972" w14:paraId="20151765" w14:textId="0EF469CC">
      <w:pPr>
        <w:pStyle w:val="Normal"/>
        <w:keepNext w:val="1"/>
        <w:keepLines w:val="1"/>
        <w:bidi w:val="0"/>
        <w:ind w:left="720" w:hanging="720"/>
        <w:jc w:val="both"/>
        <w:rPr>
          <w:rFonts w:ascii="Times New Roman" w:hAnsi="Times New Roman" w:eastAsia="Times New Roman" w:cs="Times New Roman"/>
          <w:b w:val="0"/>
          <w:bCs w:val="0"/>
          <w:i w:val="0"/>
          <w:iCs w:val="0"/>
          <w:strike w:val="0"/>
          <w:dstrike w:val="0"/>
          <w:noProof w:val="0"/>
          <w:color w:val="1155CC"/>
          <w:sz w:val="24"/>
          <w:szCs w:val="24"/>
          <w:u w:val="none"/>
          <w:lang w:val="en-MY"/>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CL" w:author="CHUA JIA LIN" w:date="2025-12-24T17:12:47" w:id="1315164674">
    <w:p xmlns:w14="http://schemas.microsoft.com/office/word/2010/wordml" xmlns:w="http://schemas.openxmlformats.org/wordprocessingml/2006/main" w:rsidR="13E8811D" w:rsidRDefault="231949AE" w14:paraId="5AEF549B" w14:textId="42EAB5E4">
      <w:pPr>
        <w:pStyle w:val="CommentText"/>
      </w:pPr>
      <w:r>
        <w:rPr>
          <w:rStyle w:val="CommentReference"/>
        </w:rPr>
        <w:annotationRef/>
      </w:r>
      <w:r w:rsidRPr="624A0240" w:rsidR="20379AFC">
        <w:t xml:space="preserve">GeeksforGeeks. (2025, September 30). </w:t>
      </w:r>
      <w:r w:rsidRPr="605E5644" w:rsidR="1D98F3BC">
        <w:rPr>
          <w:i w:val="1"/>
          <w:iCs w:val="1"/>
        </w:rPr>
        <w:t>Waterfall Model Software Engineering</w:t>
      </w:r>
      <w:r w:rsidRPr="4A9A336F" w:rsidR="3E8A6BD3">
        <w:t>. GeeksforGeeks. https://www.geeksforgeeks.org/software-engineering/waterfall-model/</w:t>
      </w:r>
    </w:p>
  </w:comment>
  <w:comment xmlns:w="http://schemas.openxmlformats.org/wordprocessingml/2006/main" w:initials="GU" w:author="Guest User" w:date="2025-12-29T12:36:58" w:id="1316381023">
    <w:p xmlns:w14="http://schemas.microsoft.com/office/word/2010/wordml" xmlns:w="http://schemas.openxmlformats.org/wordprocessingml/2006/main" w:rsidR="5D4C2B68" w:rsidRDefault="64EA7EB5" w14:paraId="400608D9" w14:textId="3A9EAD06">
      <w:pPr>
        <w:pStyle w:val="CommentText"/>
      </w:pPr>
      <w:r>
        <w:rPr>
          <w:rStyle w:val="CommentReference"/>
        </w:rPr>
        <w:annotationRef/>
      </w:r>
      <w:r w:rsidRPr="7AD177B1" w:rsidR="29B99A27">
        <w:t xml:space="preserve">Meutia, N. N. S., Sulistiyani, E., Budiarti, R. P. N., &amp; Sari, R. (2022). Enterprise Architecture Framework in Higher Education: Systematic Literature Review. Applied Technology and Computing Science Journal, 5(2), 33–39. </w:t>
      </w:r>
      <w:hyperlink xmlns:r="http://schemas.openxmlformats.org/officeDocument/2006/relationships" r:id="R253db1a344e24c90">
        <w:r w:rsidRPr="347227CE" w:rsidR="0A4D4C2F">
          <w:rPr>
            <w:rStyle w:val="Hyperlink"/>
          </w:rPr>
          <w:t>https://doi.org/10.33086/atcsj.v5i2.3751</w:t>
        </w:r>
      </w:hyperlink>
    </w:p>
  </w:comment>
  <w:comment xmlns:w="http://schemas.openxmlformats.org/wordprocessingml/2006/main" w:initials="GU" w:author="Guest User" w:date="2025-12-29T12:37:33" w:id="579220846">
    <w:p xmlns:w14="http://schemas.microsoft.com/office/word/2010/wordml" xmlns:w="http://schemas.openxmlformats.org/wordprocessingml/2006/main" w:rsidR="2DE7063A" w:rsidRDefault="52EA5D65" w14:paraId="63D2F3DB" w14:textId="1403D2D6">
      <w:pPr>
        <w:pStyle w:val="CommentText"/>
      </w:pPr>
      <w:r>
        <w:rPr>
          <w:rStyle w:val="CommentReference"/>
        </w:rPr>
        <w:annotationRef/>
      </w:r>
      <w:r w:rsidRPr="5C5504A5" w:rsidR="3899BFDE">
        <w:t xml:space="preserve">Amin, F. A., Hussein, S. S., Daud, N. A., Bakar, N. a. A., &amp; Ahmad, W. a. Z. W. (2024). Cultivating excellence: a case study of enterprise architecture transformational journey in higher education. Indonesian Journal of Electrical Engineering and Computer Science, 34(1), 548. </w:t>
      </w:r>
      <w:hyperlink xmlns:r="http://schemas.openxmlformats.org/officeDocument/2006/relationships" r:id="R794621c8e7dd476f">
        <w:r w:rsidRPr="3ECB69B4" w:rsidR="0E420511">
          <w:rPr>
            <w:rStyle w:val="Hyperlink"/>
          </w:rPr>
          <w:t>https://doi.org/10.11591/ijeecs.v34.i1.pp548-555</w:t>
        </w:r>
      </w:hyperlink>
    </w:p>
    <w:p xmlns:w14="http://schemas.microsoft.com/office/word/2010/wordml" xmlns:w="http://schemas.openxmlformats.org/wordprocessingml/2006/main" w:rsidR="78D7236E" w:rsidRDefault="0C7F1DE1" w14:paraId="43B32BF2" w14:textId="5D50C754">
      <w:pPr>
        <w:pStyle w:val="CommentText"/>
      </w:pPr>
    </w:p>
    <w:p xmlns:w14="http://schemas.microsoft.com/office/word/2010/wordml" xmlns:w="http://schemas.openxmlformats.org/wordprocessingml/2006/main" w:rsidR="50918AA1" w:rsidRDefault="3DAEB303" w14:paraId="0BD85E58" w14:textId="44441953">
      <w:pPr>
        <w:pStyle w:val="CommentText"/>
      </w:pPr>
      <w:r w:rsidRPr="0FADA555" w:rsidR="72BBD140">
        <w:t xml:space="preserve">Hindarto, D. (2023b). Supporting University Management System Digital Transformation with Enterprise Architecture. Jurnal JTIK (Jurnal Teknologi Informasi Dan Komunikasi), 7(4), 696–706. </w:t>
      </w:r>
      <w:hyperlink xmlns:r="http://schemas.openxmlformats.org/officeDocument/2006/relationships" r:id="Rd54866e806fa4e53">
        <w:r w:rsidRPr="015E39F9" w:rsidR="3DB08D9D">
          <w:rPr>
            <w:rStyle w:val="Hyperlink"/>
          </w:rPr>
          <w:t>https://doi.org/10.35870/jtik.v7i4.1830</w:t>
        </w:r>
      </w:hyperlink>
    </w:p>
  </w:comment>
  <w:comment xmlns:w="http://schemas.openxmlformats.org/wordprocessingml/2006/main" w:initials="GU" w:author="Guest User" w:date="2025-12-29T12:38:44" w:id="835401581">
    <w:p xmlns:w14="http://schemas.microsoft.com/office/word/2010/wordml" xmlns:w="http://schemas.openxmlformats.org/wordprocessingml/2006/main" w:rsidR="010ACFA0" w:rsidRDefault="108D2117" w14:paraId="7E011914" w14:textId="7D49EDD9">
      <w:pPr>
        <w:pStyle w:val="CommentText"/>
      </w:pPr>
      <w:r>
        <w:rPr>
          <w:rStyle w:val="CommentReference"/>
        </w:rPr>
        <w:annotationRef/>
      </w:r>
      <w:r w:rsidRPr="5A6CA5C3" w:rsidR="4187B2CC">
        <w:t>The Open Group. (2018). TOGAF® Standard, Version 9.2. The Open Group.</w:t>
      </w:r>
    </w:p>
  </w:comment>
  <w:comment xmlns:w="http://schemas.openxmlformats.org/wordprocessingml/2006/main" w:initials="GU" w:author="Guest User" w:date="2025-12-29T12:39:06" w:id="1138694063">
    <w:p xmlns:w14="http://schemas.microsoft.com/office/word/2010/wordml" xmlns:w="http://schemas.openxmlformats.org/wordprocessingml/2006/main" w:rsidR="0A6774F1" w:rsidRDefault="65CFABA1" w14:paraId="4CB64E2C" w14:textId="55DDF875">
      <w:pPr>
        <w:pStyle w:val="CommentText"/>
      </w:pPr>
      <w:r>
        <w:rPr>
          <w:rStyle w:val="CommentReference"/>
        </w:rPr>
        <w:annotationRef/>
      </w:r>
      <w:r w:rsidRPr="22ACA8EF" w:rsidR="17EF0DF4">
        <w:t>Lankhorst, M. (2017). Enterprise Architecture at Work: Modelling, Communication and Analysis (4th ed.). Springer.</w:t>
      </w:r>
    </w:p>
  </w:comment>
  <w:comment xmlns:w="http://schemas.openxmlformats.org/wordprocessingml/2006/main" w:initials="GU" w:author="Guest User" w:date="2025-12-29T12:39:31" w:id="1845092760">
    <w:p xmlns:w14="http://schemas.microsoft.com/office/word/2010/wordml" xmlns:w="http://schemas.openxmlformats.org/wordprocessingml/2006/main" w:rsidR="1E0FA116" w:rsidRDefault="48BE62DB" w14:paraId="18ACF08E" w14:textId="1613D982">
      <w:pPr>
        <w:pStyle w:val="CommentText"/>
      </w:pPr>
      <w:r>
        <w:rPr>
          <w:rStyle w:val="CommentReference"/>
        </w:rPr>
        <w:annotationRef/>
      </w:r>
      <w:r w:rsidRPr="784398A6" w:rsidR="5DB7387A">
        <w:t>Pedroso, C. (2021). Enterprise Architecture in the Higher Education Sector: A Systematic Literature Review. Master’s Thesis, University of Porto.</w:t>
      </w:r>
    </w:p>
  </w:comment>
  <w:comment xmlns:w="http://schemas.openxmlformats.org/wordprocessingml/2006/main" w:initials="GU" w:author="Guest User" w:date="2025-12-29T12:40:09" w:id="398396176">
    <w:p xmlns:w14="http://schemas.microsoft.com/office/word/2010/wordml" xmlns:w="http://schemas.openxmlformats.org/wordprocessingml/2006/main" w:rsidR="5B650B36" w:rsidRDefault="3D209BE4" w14:paraId="515DCE5E" w14:textId="31AA7BB0">
      <w:pPr>
        <w:pStyle w:val="CommentText"/>
      </w:pPr>
      <w:r>
        <w:rPr>
          <w:rStyle w:val="CommentReference"/>
        </w:rPr>
        <w:annotationRef/>
      </w:r>
      <w:r w:rsidRPr="19476640" w:rsidR="63E58B58">
        <w:t xml:space="preserve">Nama, G. F., &amp; Kurniawan, D. (2017). An enterprise architecture planning for higher education using the open group architecture framework (TOGAF): Case study University of Lampung. In </w:t>
      </w:r>
      <w:r w:rsidRPr="65413F3F" w:rsidR="12D03029">
        <w:rPr>
          <w:i w:val="1"/>
          <w:iCs w:val="1"/>
        </w:rPr>
        <w:t>2017 Second International Conference on Informatics and Computing (ICIC)</w:t>
      </w:r>
      <w:r w:rsidRPr="4DB8CC74" w:rsidR="40116B3F">
        <w:t xml:space="preserve"> (pp. 1–6). IEEE.</w:t>
      </w:r>
      <w:hyperlink xmlns:r="http://schemas.openxmlformats.org/officeDocument/2006/relationships" r:id="R7237e5b095c34c6b">
        <w:r w:rsidRPr="02F1AF1F" w:rsidR="203DF2C6">
          <w:rPr>
            <w:rStyle w:val="Hyperlink"/>
          </w:rPr>
          <w:t xml:space="preserve"> </w:t>
        </w:r>
      </w:hyperlink>
      <w:hyperlink xmlns:r="http://schemas.openxmlformats.org/officeDocument/2006/relationships" r:id="R644760947ad34b09">
        <w:r w:rsidRPr="729D26A0" w:rsidR="5435AE0D">
          <w:rPr>
            <w:rStyle w:val="Hyperlink"/>
            <w:u w:val="single"/>
          </w:rPr>
          <w:t>http://repository.lppm.unila.ac.id/5946/1/023.pdf</w:t>
        </w:r>
      </w:hyperlink>
      <w:r w:rsidRPr="31B68C2E" w:rsidR="7D7D7E32">
        <w:t xml:space="preserve"> </w:t>
      </w:r>
    </w:p>
  </w:comment>
  <w:comment xmlns:w="http://schemas.openxmlformats.org/wordprocessingml/2006/main" w:initials="GU" w:author="Guest User" w:date="2025-12-29T12:40:41" w:id="2099025161">
    <w:p xmlns:w14="http://schemas.microsoft.com/office/word/2010/wordml" xmlns:w="http://schemas.openxmlformats.org/wordprocessingml/2006/main" w:rsidR="6920EC0D" w:rsidRDefault="3469A239" w14:paraId="5D57D70E" w14:textId="227C6CFF">
      <w:pPr>
        <w:pStyle w:val="CommentText"/>
      </w:pPr>
      <w:r>
        <w:rPr>
          <w:rStyle w:val="CommentReference"/>
        </w:rPr>
        <w:annotationRef/>
      </w:r>
      <w:r w:rsidRPr="0C17CEED" w:rsidR="510B3300">
        <w:t xml:space="preserve">Hindarto, D. (2023). Supporting University Management System Digital Transformation with Enterprise Architecture. </w:t>
      </w:r>
      <w:r w:rsidRPr="65959171" w:rsidR="64C943A0">
        <w:rPr>
          <w:i w:val="1"/>
          <w:iCs w:val="1"/>
        </w:rPr>
        <w:t>Jurnal JTIK (Jurnal Teknologi Informasi Dan Komunikasi)</w:t>
      </w:r>
      <w:r w:rsidRPr="14861A2C" w:rsidR="5277DB44">
        <w:t xml:space="preserve">, </w:t>
      </w:r>
      <w:r w:rsidRPr="56344B21" w:rsidR="4EAB1C96">
        <w:rPr>
          <w:i w:val="1"/>
          <w:iCs w:val="1"/>
        </w:rPr>
        <w:t>7</w:t>
      </w:r>
      <w:r w:rsidRPr="5D65458C" w:rsidR="2538D36E">
        <w:t>(4), 696–706.</w:t>
      </w:r>
      <w:hyperlink xmlns:r="http://schemas.openxmlformats.org/officeDocument/2006/relationships" r:id="R09614cfe78844272">
        <w:r w:rsidRPr="6E079D2C" w:rsidR="61A8BD55">
          <w:rPr>
            <w:rStyle w:val="Hyperlink"/>
          </w:rPr>
          <w:t xml:space="preserve"> </w:t>
        </w:r>
      </w:hyperlink>
      <w:hyperlink xmlns:r="http://schemas.openxmlformats.org/officeDocument/2006/relationships" r:id="Rfc6e9653ee4445f0">
        <w:r w:rsidRPr="73307CF9" w:rsidR="5BF7F593">
          <w:rPr>
            <w:rStyle w:val="Hyperlink"/>
            <w:u w:val="single"/>
          </w:rPr>
          <w:t>https://pdfs.semanticscholar.org/5904/9ee560639d1e454b7f9a41497e24fa9cb4bb.pdf</w:t>
        </w:r>
      </w:hyperlink>
    </w:p>
  </w:comment>
</w:comments>
</file>

<file path=word/commentsExtended.xml><?xml version="1.0" encoding="utf-8"?>
<w15:commentsEx xmlns:mc="http://schemas.openxmlformats.org/markup-compatibility/2006" xmlns:w15="http://schemas.microsoft.com/office/word/2012/wordml" mc:Ignorable="w15">
  <w15:commentEx w15:done="0" w15:paraId="5AEF549B"/>
  <w15:commentEx w15:done="0" w15:paraId="400608D9"/>
  <w15:commentEx w15:done="0" w15:paraId="0BD85E58"/>
  <w15:commentEx w15:done="0" w15:paraId="7E011914"/>
  <w15:commentEx w15:done="0" w15:paraId="4CB64E2C"/>
  <w15:commentEx w15:done="0" w15:paraId="18ACF08E"/>
  <w15:commentEx w15:done="0" w15:paraId="515DCE5E"/>
  <w15:commentEx w15:done="0" w15:paraId="5D57D70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9F7C28A" w16cex:dateUtc="2025-12-24T09:12:47.018Z"/>
  <w16cex:commentExtensible w16cex:durableId="623AECBC" w16cex:dateUtc="2025-12-29T04:36:58.484Z"/>
  <w16cex:commentExtensible w16cex:durableId="055520EA" w16cex:dateUtc="2025-12-29T04:37:33.622Z"/>
  <w16cex:commentExtensible w16cex:durableId="45F68BEE" w16cex:dateUtc="2025-12-29T04:38:44.879Z"/>
  <w16cex:commentExtensible w16cex:durableId="195DEBE7" w16cex:dateUtc="2025-12-29T04:39:06.479Z"/>
  <w16cex:commentExtensible w16cex:durableId="33F96631" w16cex:dateUtc="2025-12-29T04:39:31.827Z"/>
  <w16cex:commentExtensible w16cex:durableId="68127A7A" w16cex:dateUtc="2025-12-29T04:40:09.373Z"/>
  <w16cex:commentExtensible w16cex:durableId="277FFF78" w16cex:dateUtc="2025-12-29T04:40:41.492Z"/>
</w16cex:commentsExtensible>
</file>

<file path=word/commentsIds.xml><?xml version="1.0" encoding="utf-8"?>
<w16cid:commentsIds xmlns:mc="http://schemas.openxmlformats.org/markup-compatibility/2006" xmlns:w16cid="http://schemas.microsoft.com/office/word/2016/wordml/cid" mc:Ignorable="w16cid">
  <w16cid:commentId w16cid:paraId="5AEF549B" w16cid:durableId="59F7C28A"/>
  <w16cid:commentId w16cid:paraId="400608D9" w16cid:durableId="623AECBC"/>
  <w16cid:commentId w16cid:paraId="0BD85E58" w16cid:durableId="055520EA"/>
  <w16cid:commentId w16cid:paraId="7E011914" w16cid:durableId="45F68BEE"/>
  <w16cid:commentId w16cid:paraId="4CB64E2C" w16cid:durableId="195DEBE7"/>
  <w16cid:commentId w16cid:paraId="18ACF08E" w16cid:durableId="33F96631"/>
  <w16cid:commentId w16cid:paraId="515DCE5E" w16cid:durableId="68127A7A"/>
  <w16cid:commentId w16cid:paraId="5D57D70E" w16cid:durableId="277FFF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qi3yxahPdO1AUJ" int2:id="W5QECSUI">
      <int2:state int2:type="spell" int2:value="Rejected"/>
    </int2:textHash>
    <int2:textHash int2:hashCode="PDlsqKx+fsvp5S" int2:id="vnoGNFUr">
      <int2:state int2:type="spell" int2:value="Rejected"/>
    </int2:textHash>
    <int2:textHash int2:hashCode="vTkVkuOUxvNQHZ" int2:id="YtaGIDxn">
      <int2:state int2:type="spell" int2:value="Rejected"/>
    </int2:textHash>
    <int2:bookmark int2:bookmarkName="_Int_AoSpDI08" int2:invalidationBookmarkName="" int2:hashCode="Tnr+vPuuAAsix8" int2:id="3hgKM81a">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5">
    <w:nsid w:val="56ee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bf2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07a64d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2">
    <w:nsid w:val="44d17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f83e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0de9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cc22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afb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daa1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e348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eeb2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62af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97be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c520d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5768e6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484d37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dd80fb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7a30808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676188d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86473f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9567e5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c0f22f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8fcaa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a2fab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cb91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CHUA JIA LIN">
    <w15:presenceInfo w15:providerId="AD" w15:userId="S::chuajialin@live.utm.my::b7ee2177-a017-4003-95af-aa23eef81430"/>
  </w15:person>
  <w15:person w15:author="Guest User">
    <w15:presenceInfo w15:providerId="AD" w15:userId="S::urn:spo:tenantanon#af9fef51-f0a9-41e3-8c6c-9199eaa9e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0F4487"/>
    <w:rsid w:val="0013ADD9"/>
    <w:rsid w:val="00173D0B"/>
    <w:rsid w:val="001CA98B"/>
    <w:rsid w:val="00218200"/>
    <w:rsid w:val="0034E948"/>
    <w:rsid w:val="00637DEB"/>
    <w:rsid w:val="006EE60A"/>
    <w:rsid w:val="00717B1E"/>
    <w:rsid w:val="00742050"/>
    <w:rsid w:val="008B4108"/>
    <w:rsid w:val="00AA7DA2"/>
    <w:rsid w:val="00B82625"/>
    <w:rsid w:val="00D5A8E8"/>
    <w:rsid w:val="00F5B95E"/>
    <w:rsid w:val="0101281D"/>
    <w:rsid w:val="012FCE9E"/>
    <w:rsid w:val="013666A2"/>
    <w:rsid w:val="014FF943"/>
    <w:rsid w:val="01829828"/>
    <w:rsid w:val="01AADEB1"/>
    <w:rsid w:val="01FD9866"/>
    <w:rsid w:val="02135E3D"/>
    <w:rsid w:val="023A01DE"/>
    <w:rsid w:val="023A385A"/>
    <w:rsid w:val="02499F40"/>
    <w:rsid w:val="024EADF3"/>
    <w:rsid w:val="0251311C"/>
    <w:rsid w:val="0251B5B0"/>
    <w:rsid w:val="0252472A"/>
    <w:rsid w:val="0252A583"/>
    <w:rsid w:val="025A65CF"/>
    <w:rsid w:val="02738E4C"/>
    <w:rsid w:val="029582B3"/>
    <w:rsid w:val="02BB933E"/>
    <w:rsid w:val="02D344C6"/>
    <w:rsid w:val="02F64163"/>
    <w:rsid w:val="032EAAB3"/>
    <w:rsid w:val="03375D7B"/>
    <w:rsid w:val="033A6B37"/>
    <w:rsid w:val="0353758F"/>
    <w:rsid w:val="03899841"/>
    <w:rsid w:val="038B29A0"/>
    <w:rsid w:val="03A08DDF"/>
    <w:rsid w:val="03D61366"/>
    <w:rsid w:val="03F67760"/>
    <w:rsid w:val="040A61BE"/>
    <w:rsid w:val="040E04AB"/>
    <w:rsid w:val="04273F26"/>
    <w:rsid w:val="04336275"/>
    <w:rsid w:val="04529E70"/>
    <w:rsid w:val="04586769"/>
    <w:rsid w:val="045B44A4"/>
    <w:rsid w:val="046AA209"/>
    <w:rsid w:val="0492EC7D"/>
    <w:rsid w:val="04A00068"/>
    <w:rsid w:val="04A4507B"/>
    <w:rsid w:val="04B08B7B"/>
    <w:rsid w:val="04DE06F6"/>
    <w:rsid w:val="050AC431"/>
    <w:rsid w:val="05143BB0"/>
    <w:rsid w:val="0523C601"/>
    <w:rsid w:val="0523F07A"/>
    <w:rsid w:val="052F36F2"/>
    <w:rsid w:val="05665FB3"/>
    <w:rsid w:val="05C5122A"/>
    <w:rsid w:val="05D013B5"/>
    <w:rsid w:val="05F17028"/>
    <w:rsid w:val="060FA3BB"/>
    <w:rsid w:val="061B6328"/>
    <w:rsid w:val="0640AE4C"/>
    <w:rsid w:val="0696DE6E"/>
    <w:rsid w:val="06A428EF"/>
    <w:rsid w:val="06C5F47D"/>
    <w:rsid w:val="06C63436"/>
    <w:rsid w:val="06CF6937"/>
    <w:rsid w:val="06E1BA53"/>
    <w:rsid w:val="06F593FA"/>
    <w:rsid w:val="06F76B26"/>
    <w:rsid w:val="0708E2CD"/>
    <w:rsid w:val="07123173"/>
    <w:rsid w:val="07366FF3"/>
    <w:rsid w:val="073F7F48"/>
    <w:rsid w:val="0752708A"/>
    <w:rsid w:val="078F22AB"/>
    <w:rsid w:val="07A57D28"/>
    <w:rsid w:val="07AFDEB7"/>
    <w:rsid w:val="07B492E0"/>
    <w:rsid w:val="07C16269"/>
    <w:rsid w:val="07C9AEA9"/>
    <w:rsid w:val="07CD038C"/>
    <w:rsid w:val="08127BC3"/>
    <w:rsid w:val="0837CB76"/>
    <w:rsid w:val="084A0CEB"/>
    <w:rsid w:val="084C6F1B"/>
    <w:rsid w:val="084EC85C"/>
    <w:rsid w:val="085D773E"/>
    <w:rsid w:val="0867D2CF"/>
    <w:rsid w:val="0873BC31"/>
    <w:rsid w:val="0887CFC3"/>
    <w:rsid w:val="08924C3E"/>
    <w:rsid w:val="0896D611"/>
    <w:rsid w:val="08977337"/>
    <w:rsid w:val="089BD053"/>
    <w:rsid w:val="08BFB8BA"/>
    <w:rsid w:val="09349692"/>
    <w:rsid w:val="093C2442"/>
    <w:rsid w:val="09565F32"/>
    <w:rsid w:val="096D7848"/>
    <w:rsid w:val="097CEC18"/>
    <w:rsid w:val="0987B3C1"/>
    <w:rsid w:val="09892CD4"/>
    <w:rsid w:val="09ABBD2E"/>
    <w:rsid w:val="09C1AFFD"/>
    <w:rsid w:val="09F7358B"/>
    <w:rsid w:val="09FCBBCD"/>
    <w:rsid w:val="0A0D3F4B"/>
    <w:rsid w:val="0A178939"/>
    <w:rsid w:val="0A4B38B1"/>
    <w:rsid w:val="0A94BEA8"/>
    <w:rsid w:val="0A9FE5AF"/>
    <w:rsid w:val="0AAFFCCA"/>
    <w:rsid w:val="0AD80E58"/>
    <w:rsid w:val="0AE5784A"/>
    <w:rsid w:val="0B0ED45D"/>
    <w:rsid w:val="0B11CEED"/>
    <w:rsid w:val="0BA5A4CB"/>
    <w:rsid w:val="0BBC320C"/>
    <w:rsid w:val="0BDAAC26"/>
    <w:rsid w:val="0C263B6F"/>
    <w:rsid w:val="0C36496A"/>
    <w:rsid w:val="0C396F0D"/>
    <w:rsid w:val="0C44F3DD"/>
    <w:rsid w:val="0C585A3D"/>
    <w:rsid w:val="0C700EED"/>
    <w:rsid w:val="0C8648F8"/>
    <w:rsid w:val="0CCEBAF0"/>
    <w:rsid w:val="0CDB9EE2"/>
    <w:rsid w:val="0CDDE83A"/>
    <w:rsid w:val="0CEA67FB"/>
    <w:rsid w:val="0CFE51BF"/>
    <w:rsid w:val="0D4EC46A"/>
    <w:rsid w:val="0D6E1968"/>
    <w:rsid w:val="0D807B24"/>
    <w:rsid w:val="0D972190"/>
    <w:rsid w:val="0DACD674"/>
    <w:rsid w:val="0DCE0794"/>
    <w:rsid w:val="0DE18751"/>
    <w:rsid w:val="0DFE9B22"/>
    <w:rsid w:val="0E0C52F2"/>
    <w:rsid w:val="0E54BC56"/>
    <w:rsid w:val="0E7BEF95"/>
    <w:rsid w:val="0E7F2C54"/>
    <w:rsid w:val="0EADC1AA"/>
    <w:rsid w:val="0EC4D6DB"/>
    <w:rsid w:val="0F01296B"/>
    <w:rsid w:val="0F080022"/>
    <w:rsid w:val="0F088408"/>
    <w:rsid w:val="0F15D119"/>
    <w:rsid w:val="0F43AD28"/>
    <w:rsid w:val="0F760012"/>
    <w:rsid w:val="0F8FC72D"/>
    <w:rsid w:val="0F98F0FA"/>
    <w:rsid w:val="0FBB634A"/>
    <w:rsid w:val="100B2300"/>
    <w:rsid w:val="10345566"/>
    <w:rsid w:val="103EC026"/>
    <w:rsid w:val="104363F0"/>
    <w:rsid w:val="104C0BB2"/>
    <w:rsid w:val="1056F950"/>
    <w:rsid w:val="106BA5A2"/>
    <w:rsid w:val="107AEACF"/>
    <w:rsid w:val="10845768"/>
    <w:rsid w:val="10A9F550"/>
    <w:rsid w:val="10AE9776"/>
    <w:rsid w:val="10BC6C17"/>
    <w:rsid w:val="10C84B68"/>
    <w:rsid w:val="10D357CA"/>
    <w:rsid w:val="1113D059"/>
    <w:rsid w:val="111A5429"/>
    <w:rsid w:val="111A7BB2"/>
    <w:rsid w:val="112991A5"/>
    <w:rsid w:val="1147014C"/>
    <w:rsid w:val="1187E063"/>
    <w:rsid w:val="11CA7736"/>
    <w:rsid w:val="11CF3F52"/>
    <w:rsid w:val="11D24224"/>
    <w:rsid w:val="120DF842"/>
    <w:rsid w:val="122BF8A7"/>
    <w:rsid w:val="12541D43"/>
    <w:rsid w:val="1254E187"/>
    <w:rsid w:val="12644D12"/>
    <w:rsid w:val="126F6AFF"/>
    <w:rsid w:val="127C6946"/>
    <w:rsid w:val="12CE1E98"/>
    <w:rsid w:val="12E39BE8"/>
    <w:rsid w:val="131D923D"/>
    <w:rsid w:val="131EB000"/>
    <w:rsid w:val="1351F60C"/>
    <w:rsid w:val="1354CEDC"/>
    <w:rsid w:val="1393AD0C"/>
    <w:rsid w:val="13AAD76B"/>
    <w:rsid w:val="13C01F8D"/>
    <w:rsid w:val="13C09C19"/>
    <w:rsid w:val="140A71D6"/>
    <w:rsid w:val="14281A2F"/>
    <w:rsid w:val="14312E65"/>
    <w:rsid w:val="1431C61D"/>
    <w:rsid w:val="143962EE"/>
    <w:rsid w:val="144D7712"/>
    <w:rsid w:val="1467998D"/>
    <w:rsid w:val="148AB69D"/>
    <w:rsid w:val="14C2F0D8"/>
    <w:rsid w:val="14FECC95"/>
    <w:rsid w:val="1502F805"/>
    <w:rsid w:val="1516B2D8"/>
    <w:rsid w:val="151962F4"/>
    <w:rsid w:val="153550EF"/>
    <w:rsid w:val="15598F74"/>
    <w:rsid w:val="155E001A"/>
    <w:rsid w:val="155E0C3C"/>
    <w:rsid w:val="15A8ACEA"/>
    <w:rsid w:val="15BF82C2"/>
    <w:rsid w:val="15EDB1AA"/>
    <w:rsid w:val="15F16B0F"/>
    <w:rsid w:val="1607EB73"/>
    <w:rsid w:val="1617335A"/>
    <w:rsid w:val="16376F20"/>
    <w:rsid w:val="16485512"/>
    <w:rsid w:val="16653110"/>
    <w:rsid w:val="16808567"/>
    <w:rsid w:val="1682E203"/>
    <w:rsid w:val="16934AA8"/>
    <w:rsid w:val="16B1794A"/>
    <w:rsid w:val="16B29400"/>
    <w:rsid w:val="16C3B724"/>
    <w:rsid w:val="16D4F6BD"/>
    <w:rsid w:val="16D9E813"/>
    <w:rsid w:val="16FF8A94"/>
    <w:rsid w:val="16FFE92A"/>
    <w:rsid w:val="170C91FC"/>
    <w:rsid w:val="170CE4CD"/>
    <w:rsid w:val="172E5D93"/>
    <w:rsid w:val="174DC8A2"/>
    <w:rsid w:val="1779857B"/>
    <w:rsid w:val="178A5F3C"/>
    <w:rsid w:val="1795E739"/>
    <w:rsid w:val="179668A1"/>
    <w:rsid w:val="17BD5192"/>
    <w:rsid w:val="17C30854"/>
    <w:rsid w:val="17D881D4"/>
    <w:rsid w:val="17DBE954"/>
    <w:rsid w:val="17E0140C"/>
    <w:rsid w:val="17FF1F74"/>
    <w:rsid w:val="1803CF14"/>
    <w:rsid w:val="181CB0CE"/>
    <w:rsid w:val="1821C157"/>
    <w:rsid w:val="182CB4D8"/>
    <w:rsid w:val="18395302"/>
    <w:rsid w:val="184CD076"/>
    <w:rsid w:val="186CBE62"/>
    <w:rsid w:val="18706B8B"/>
    <w:rsid w:val="1884FC1B"/>
    <w:rsid w:val="188C3E1F"/>
    <w:rsid w:val="1898EF15"/>
    <w:rsid w:val="18A8079C"/>
    <w:rsid w:val="18D72C0B"/>
    <w:rsid w:val="18F2CFA9"/>
    <w:rsid w:val="18F705CB"/>
    <w:rsid w:val="1908F01A"/>
    <w:rsid w:val="190BE04B"/>
    <w:rsid w:val="190E9C7A"/>
    <w:rsid w:val="1914DD00"/>
    <w:rsid w:val="191641BB"/>
    <w:rsid w:val="1937E7E2"/>
    <w:rsid w:val="19385411"/>
    <w:rsid w:val="1941872B"/>
    <w:rsid w:val="194A3A88"/>
    <w:rsid w:val="1959A355"/>
    <w:rsid w:val="19711D42"/>
    <w:rsid w:val="1996B9AF"/>
    <w:rsid w:val="19F4B586"/>
    <w:rsid w:val="19FBFD14"/>
    <w:rsid w:val="1A0DBEB6"/>
    <w:rsid w:val="1A43A1DD"/>
    <w:rsid w:val="1A5DAF5B"/>
    <w:rsid w:val="1A690DC8"/>
    <w:rsid w:val="1A6AFAB0"/>
    <w:rsid w:val="1A86656A"/>
    <w:rsid w:val="1AA6FDF5"/>
    <w:rsid w:val="1AC702DF"/>
    <w:rsid w:val="1ACA72E9"/>
    <w:rsid w:val="1B1F3089"/>
    <w:rsid w:val="1B767059"/>
    <w:rsid w:val="1B81B033"/>
    <w:rsid w:val="1BA1BF7E"/>
    <w:rsid w:val="1BAE3966"/>
    <w:rsid w:val="1BE56153"/>
    <w:rsid w:val="1C1770AB"/>
    <w:rsid w:val="1C3F4916"/>
    <w:rsid w:val="1C418467"/>
    <w:rsid w:val="1C4B0470"/>
    <w:rsid w:val="1C592239"/>
    <w:rsid w:val="1CCA761F"/>
    <w:rsid w:val="1CF91935"/>
    <w:rsid w:val="1D1956BF"/>
    <w:rsid w:val="1D208B60"/>
    <w:rsid w:val="1D2A1401"/>
    <w:rsid w:val="1D4DE992"/>
    <w:rsid w:val="1D50FFE7"/>
    <w:rsid w:val="1D55EA7F"/>
    <w:rsid w:val="1D76C133"/>
    <w:rsid w:val="1D848B2A"/>
    <w:rsid w:val="1D9C276D"/>
    <w:rsid w:val="1E0F4487"/>
    <w:rsid w:val="1E10A3CB"/>
    <w:rsid w:val="1E2ED6F9"/>
    <w:rsid w:val="1E440EDD"/>
    <w:rsid w:val="1E4E9329"/>
    <w:rsid w:val="1E60CB76"/>
    <w:rsid w:val="1ED39F92"/>
    <w:rsid w:val="1EDF5898"/>
    <w:rsid w:val="1F2FAC15"/>
    <w:rsid w:val="1F38A89F"/>
    <w:rsid w:val="1F3CE6B1"/>
    <w:rsid w:val="1F480546"/>
    <w:rsid w:val="1F69AC11"/>
    <w:rsid w:val="1FA52712"/>
    <w:rsid w:val="1FB97977"/>
    <w:rsid w:val="1FEEAF14"/>
    <w:rsid w:val="2009A2EC"/>
    <w:rsid w:val="200C8653"/>
    <w:rsid w:val="201938EF"/>
    <w:rsid w:val="202B637B"/>
    <w:rsid w:val="20382B2F"/>
    <w:rsid w:val="207C7A10"/>
    <w:rsid w:val="208FA562"/>
    <w:rsid w:val="20A2699C"/>
    <w:rsid w:val="20A2AE3A"/>
    <w:rsid w:val="20A62EC9"/>
    <w:rsid w:val="20A6DAE5"/>
    <w:rsid w:val="20C869D1"/>
    <w:rsid w:val="20C98217"/>
    <w:rsid w:val="20CC42D8"/>
    <w:rsid w:val="20CF9ECB"/>
    <w:rsid w:val="20FB3000"/>
    <w:rsid w:val="2101CC6C"/>
    <w:rsid w:val="21027E85"/>
    <w:rsid w:val="210650E9"/>
    <w:rsid w:val="211C7545"/>
    <w:rsid w:val="212BA470"/>
    <w:rsid w:val="21360EBA"/>
    <w:rsid w:val="216A80A6"/>
    <w:rsid w:val="21832B55"/>
    <w:rsid w:val="219BBA7E"/>
    <w:rsid w:val="21CDE7FC"/>
    <w:rsid w:val="21DB9A42"/>
    <w:rsid w:val="21EF9533"/>
    <w:rsid w:val="22059C06"/>
    <w:rsid w:val="220D79E3"/>
    <w:rsid w:val="221239C9"/>
    <w:rsid w:val="22160912"/>
    <w:rsid w:val="221E5F36"/>
    <w:rsid w:val="2265E148"/>
    <w:rsid w:val="2272AE7F"/>
    <w:rsid w:val="22A10806"/>
    <w:rsid w:val="22AE2556"/>
    <w:rsid w:val="22B8269F"/>
    <w:rsid w:val="22F527EB"/>
    <w:rsid w:val="230B363A"/>
    <w:rsid w:val="232FA7A8"/>
    <w:rsid w:val="2331064E"/>
    <w:rsid w:val="23330187"/>
    <w:rsid w:val="2354284F"/>
    <w:rsid w:val="23622321"/>
    <w:rsid w:val="2388E206"/>
    <w:rsid w:val="239E9445"/>
    <w:rsid w:val="23AC7E4E"/>
    <w:rsid w:val="23B0E976"/>
    <w:rsid w:val="23BF48A1"/>
    <w:rsid w:val="23E89069"/>
    <w:rsid w:val="23F96D2D"/>
    <w:rsid w:val="242474DD"/>
    <w:rsid w:val="243F0AC5"/>
    <w:rsid w:val="2481B4EF"/>
    <w:rsid w:val="24C6003A"/>
    <w:rsid w:val="24DACD07"/>
    <w:rsid w:val="24FABCBB"/>
    <w:rsid w:val="24FAD042"/>
    <w:rsid w:val="250D7554"/>
    <w:rsid w:val="2528706A"/>
    <w:rsid w:val="253BC411"/>
    <w:rsid w:val="2543B4E3"/>
    <w:rsid w:val="25789DE2"/>
    <w:rsid w:val="257A171E"/>
    <w:rsid w:val="25AA336B"/>
    <w:rsid w:val="25B08432"/>
    <w:rsid w:val="25D4E9C2"/>
    <w:rsid w:val="25D810E8"/>
    <w:rsid w:val="25DB05A3"/>
    <w:rsid w:val="25F7F9F4"/>
    <w:rsid w:val="26124443"/>
    <w:rsid w:val="268E7520"/>
    <w:rsid w:val="2695AFBB"/>
    <w:rsid w:val="26A7FF60"/>
    <w:rsid w:val="26CA7034"/>
    <w:rsid w:val="27234EAA"/>
    <w:rsid w:val="273F7E3F"/>
    <w:rsid w:val="2744116B"/>
    <w:rsid w:val="27448FA9"/>
    <w:rsid w:val="27955BD1"/>
    <w:rsid w:val="2798EB45"/>
    <w:rsid w:val="27AA20F5"/>
    <w:rsid w:val="27BEADE1"/>
    <w:rsid w:val="27CAAD4D"/>
    <w:rsid w:val="27EF0ADA"/>
    <w:rsid w:val="2808B256"/>
    <w:rsid w:val="28162C8D"/>
    <w:rsid w:val="2849E981"/>
    <w:rsid w:val="284F5D42"/>
    <w:rsid w:val="288B6848"/>
    <w:rsid w:val="2895EEAB"/>
    <w:rsid w:val="28C5A37F"/>
    <w:rsid w:val="28F13058"/>
    <w:rsid w:val="291C20F2"/>
    <w:rsid w:val="2931699D"/>
    <w:rsid w:val="294859F7"/>
    <w:rsid w:val="29590781"/>
    <w:rsid w:val="2978D9F2"/>
    <w:rsid w:val="297D6B79"/>
    <w:rsid w:val="299C1F39"/>
    <w:rsid w:val="29C4ACEB"/>
    <w:rsid w:val="29C9E94F"/>
    <w:rsid w:val="29CF30CE"/>
    <w:rsid w:val="2A1FC624"/>
    <w:rsid w:val="2A285D8B"/>
    <w:rsid w:val="2A2FF98A"/>
    <w:rsid w:val="2A41A9F2"/>
    <w:rsid w:val="2A51ABCF"/>
    <w:rsid w:val="2A5CBB78"/>
    <w:rsid w:val="2A61C7FA"/>
    <w:rsid w:val="2A69AAC1"/>
    <w:rsid w:val="2A8A1EA9"/>
    <w:rsid w:val="2A944A70"/>
    <w:rsid w:val="2AB6BC52"/>
    <w:rsid w:val="2AB94677"/>
    <w:rsid w:val="2ABCE0CC"/>
    <w:rsid w:val="2AC79C24"/>
    <w:rsid w:val="2AD9BFA4"/>
    <w:rsid w:val="2AE4C9CD"/>
    <w:rsid w:val="2AFDCF33"/>
    <w:rsid w:val="2B03B66A"/>
    <w:rsid w:val="2B4FBF8A"/>
    <w:rsid w:val="2B6B8ECE"/>
    <w:rsid w:val="2B760D4A"/>
    <w:rsid w:val="2B9DA2C9"/>
    <w:rsid w:val="2BA8C0B3"/>
    <w:rsid w:val="2BAA8972"/>
    <w:rsid w:val="2BB3645E"/>
    <w:rsid w:val="2BBB0384"/>
    <w:rsid w:val="2BCF15DF"/>
    <w:rsid w:val="2C42A2C2"/>
    <w:rsid w:val="2C4BCB60"/>
    <w:rsid w:val="2C60F96D"/>
    <w:rsid w:val="2C6BFE11"/>
    <w:rsid w:val="2C6ED2C7"/>
    <w:rsid w:val="2C930A9C"/>
    <w:rsid w:val="2C9653B2"/>
    <w:rsid w:val="2CC29F06"/>
    <w:rsid w:val="2CCEDCCF"/>
    <w:rsid w:val="2CD67974"/>
    <w:rsid w:val="2CF4A954"/>
    <w:rsid w:val="2D0196BD"/>
    <w:rsid w:val="2D0B4C5C"/>
    <w:rsid w:val="2D18A36B"/>
    <w:rsid w:val="2D2B525B"/>
    <w:rsid w:val="2D5D3810"/>
    <w:rsid w:val="2D78C946"/>
    <w:rsid w:val="2D85253B"/>
    <w:rsid w:val="2D92C2C8"/>
    <w:rsid w:val="2DA23134"/>
    <w:rsid w:val="2DAC0A0A"/>
    <w:rsid w:val="2DB33696"/>
    <w:rsid w:val="2DEEA571"/>
    <w:rsid w:val="2E1359BD"/>
    <w:rsid w:val="2E14A0B9"/>
    <w:rsid w:val="2E2AAAD1"/>
    <w:rsid w:val="2E5FD9BF"/>
    <w:rsid w:val="2E663BF0"/>
    <w:rsid w:val="2E6C5F44"/>
    <w:rsid w:val="2E8CD3E2"/>
    <w:rsid w:val="2E9A1815"/>
    <w:rsid w:val="2EC708A6"/>
    <w:rsid w:val="2F0854DB"/>
    <w:rsid w:val="2F0C3D2D"/>
    <w:rsid w:val="2F3ABD64"/>
    <w:rsid w:val="2F4161BA"/>
    <w:rsid w:val="2F661988"/>
    <w:rsid w:val="2F7B8841"/>
    <w:rsid w:val="2FD6B285"/>
    <w:rsid w:val="2FDB2550"/>
    <w:rsid w:val="2FDC739D"/>
    <w:rsid w:val="2FF471DD"/>
    <w:rsid w:val="30050CA2"/>
    <w:rsid w:val="301164D1"/>
    <w:rsid w:val="30133408"/>
    <w:rsid w:val="3022582B"/>
    <w:rsid w:val="304CB475"/>
    <w:rsid w:val="304DDC7C"/>
    <w:rsid w:val="305CACFF"/>
    <w:rsid w:val="3086E023"/>
    <w:rsid w:val="3088CF1B"/>
    <w:rsid w:val="30A2C4DD"/>
    <w:rsid w:val="30A37393"/>
    <w:rsid w:val="30A3DFD3"/>
    <w:rsid w:val="30DB2C3E"/>
    <w:rsid w:val="30F170B2"/>
    <w:rsid w:val="30FB2E7E"/>
    <w:rsid w:val="313585EC"/>
    <w:rsid w:val="314480DF"/>
    <w:rsid w:val="3152646F"/>
    <w:rsid w:val="316B8965"/>
    <w:rsid w:val="31771BD9"/>
    <w:rsid w:val="317F02BA"/>
    <w:rsid w:val="3185B33A"/>
    <w:rsid w:val="31B6E728"/>
    <w:rsid w:val="32110D4A"/>
    <w:rsid w:val="322BCA16"/>
    <w:rsid w:val="323AE299"/>
    <w:rsid w:val="32471BCA"/>
    <w:rsid w:val="325B6C0B"/>
    <w:rsid w:val="325BE843"/>
    <w:rsid w:val="32685D10"/>
    <w:rsid w:val="32818198"/>
    <w:rsid w:val="32ECD937"/>
    <w:rsid w:val="3306EE5D"/>
    <w:rsid w:val="33169240"/>
    <w:rsid w:val="331D7D31"/>
    <w:rsid w:val="332FC106"/>
    <w:rsid w:val="335B5E34"/>
    <w:rsid w:val="33799E5D"/>
    <w:rsid w:val="3395E2D6"/>
    <w:rsid w:val="33B8702F"/>
    <w:rsid w:val="33C6B623"/>
    <w:rsid w:val="33E3C398"/>
    <w:rsid w:val="33EA3F21"/>
    <w:rsid w:val="33F972BE"/>
    <w:rsid w:val="3407DD28"/>
    <w:rsid w:val="340AE337"/>
    <w:rsid w:val="342AF3DB"/>
    <w:rsid w:val="343AF65C"/>
    <w:rsid w:val="344EDB67"/>
    <w:rsid w:val="344FB4AD"/>
    <w:rsid w:val="34534126"/>
    <w:rsid w:val="34545FB7"/>
    <w:rsid w:val="346D7E3E"/>
    <w:rsid w:val="349B058F"/>
    <w:rsid w:val="34E27402"/>
    <w:rsid w:val="3515C80C"/>
    <w:rsid w:val="352C8DA9"/>
    <w:rsid w:val="355FB4BD"/>
    <w:rsid w:val="35611B57"/>
    <w:rsid w:val="35A89EEF"/>
    <w:rsid w:val="35D95533"/>
    <w:rsid w:val="35E2CBC2"/>
    <w:rsid w:val="35E810F2"/>
    <w:rsid w:val="3664D60A"/>
    <w:rsid w:val="367A074F"/>
    <w:rsid w:val="368AEC91"/>
    <w:rsid w:val="36C52EB0"/>
    <w:rsid w:val="371D5AD5"/>
    <w:rsid w:val="373931DF"/>
    <w:rsid w:val="379B5B30"/>
    <w:rsid w:val="37A56511"/>
    <w:rsid w:val="380DE636"/>
    <w:rsid w:val="381D24D4"/>
    <w:rsid w:val="3830A42E"/>
    <w:rsid w:val="384A3F39"/>
    <w:rsid w:val="386B5D5E"/>
    <w:rsid w:val="387AE086"/>
    <w:rsid w:val="38858B6A"/>
    <w:rsid w:val="38893C7F"/>
    <w:rsid w:val="38932957"/>
    <w:rsid w:val="3893CCDF"/>
    <w:rsid w:val="38986F27"/>
    <w:rsid w:val="38A25E2F"/>
    <w:rsid w:val="38BA2001"/>
    <w:rsid w:val="38D09B77"/>
    <w:rsid w:val="38E6A99A"/>
    <w:rsid w:val="38EE6038"/>
    <w:rsid w:val="38F20BA8"/>
    <w:rsid w:val="3919385C"/>
    <w:rsid w:val="391AC3D3"/>
    <w:rsid w:val="392A2204"/>
    <w:rsid w:val="3984BAEC"/>
    <w:rsid w:val="39926D65"/>
    <w:rsid w:val="39A3487D"/>
    <w:rsid w:val="39AAF763"/>
    <w:rsid w:val="39D9EFDC"/>
    <w:rsid w:val="39FC4334"/>
    <w:rsid w:val="3A19D56D"/>
    <w:rsid w:val="3A64D7D0"/>
    <w:rsid w:val="3A78374E"/>
    <w:rsid w:val="3A7BD9E4"/>
    <w:rsid w:val="3A8C1F8B"/>
    <w:rsid w:val="3ABAECD0"/>
    <w:rsid w:val="3AE5D8A0"/>
    <w:rsid w:val="3AF5942A"/>
    <w:rsid w:val="3B10210F"/>
    <w:rsid w:val="3B138909"/>
    <w:rsid w:val="3B3163D4"/>
    <w:rsid w:val="3B594386"/>
    <w:rsid w:val="3B8B237F"/>
    <w:rsid w:val="3B8EE9E7"/>
    <w:rsid w:val="3BC98C56"/>
    <w:rsid w:val="3BD28BE5"/>
    <w:rsid w:val="3C0F8512"/>
    <w:rsid w:val="3C120481"/>
    <w:rsid w:val="3C2BD352"/>
    <w:rsid w:val="3C331FC5"/>
    <w:rsid w:val="3C4EA521"/>
    <w:rsid w:val="3C524C57"/>
    <w:rsid w:val="3C58B687"/>
    <w:rsid w:val="3C5D1CC6"/>
    <w:rsid w:val="3C66E44E"/>
    <w:rsid w:val="3C7BEE6D"/>
    <w:rsid w:val="3C860CF0"/>
    <w:rsid w:val="3C877F24"/>
    <w:rsid w:val="3C89CE23"/>
    <w:rsid w:val="3C9C0F5A"/>
    <w:rsid w:val="3C9C82F5"/>
    <w:rsid w:val="3CA06B9D"/>
    <w:rsid w:val="3CB2682C"/>
    <w:rsid w:val="3CBDDB05"/>
    <w:rsid w:val="3CDA845A"/>
    <w:rsid w:val="3D08B28F"/>
    <w:rsid w:val="3D097B53"/>
    <w:rsid w:val="3D169CF1"/>
    <w:rsid w:val="3D2F5B10"/>
    <w:rsid w:val="3D784E4C"/>
    <w:rsid w:val="3D8374FB"/>
    <w:rsid w:val="3DD74C92"/>
    <w:rsid w:val="3DE6EFF7"/>
    <w:rsid w:val="3DFDB565"/>
    <w:rsid w:val="3E4FBEBF"/>
    <w:rsid w:val="3E66F5E9"/>
    <w:rsid w:val="3E722B98"/>
    <w:rsid w:val="3E84E029"/>
    <w:rsid w:val="3E940E75"/>
    <w:rsid w:val="3EA83C57"/>
    <w:rsid w:val="3ED71514"/>
    <w:rsid w:val="3EE76A25"/>
    <w:rsid w:val="3EF2C757"/>
    <w:rsid w:val="3EF654FE"/>
    <w:rsid w:val="3F0B2462"/>
    <w:rsid w:val="3F15B414"/>
    <w:rsid w:val="3F19A692"/>
    <w:rsid w:val="3F2EDD02"/>
    <w:rsid w:val="3F41A8FB"/>
    <w:rsid w:val="3F462A0A"/>
    <w:rsid w:val="3F4AD9F5"/>
    <w:rsid w:val="3F629426"/>
    <w:rsid w:val="3F6625E0"/>
    <w:rsid w:val="3F80F623"/>
    <w:rsid w:val="3F8B5F54"/>
    <w:rsid w:val="3F9377A8"/>
    <w:rsid w:val="3F9D69FC"/>
    <w:rsid w:val="3FA090B7"/>
    <w:rsid w:val="3FA31F15"/>
    <w:rsid w:val="3FDE2B89"/>
    <w:rsid w:val="3FE53E1F"/>
    <w:rsid w:val="3FF4D1C3"/>
    <w:rsid w:val="401A35AE"/>
    <w:rsid w:val="4024B8B9"/>
    <w:rsid w:val="4036500A"/>
    <w:rsid w:val="4043427C"/>
    <w:rsid w:val="40693A9F"/>
    <w:rsid w:val="407E94F2"/>
    <w:rsid w:val="40A741AB"/>
    <w:rsid w:val="40C1153B"/>
    <w:rsid w:val="40C17CBB"/>
    <w:rsid w:val="40D8E7C4"/>
    <w:rsid w:val="40E2962B"/>
    <w:rsid w:val="410C7C31"/>
    <w:rsid w:val="410D9BD1"/>
    <w:rsid w:val="411345AF"/>
    <w:rsid w:val="413AA2B1"/>
    <w:rsid w:val="413D0672"/>
    <w:rsid w:val="415256D2"/>
    <w:rsid w:val="415563BC"/>
    <w:rsid w:val="4177FA2C"/>
    <w:rsid w:val="41914416"/>
    <w:rsid w:val="41B8C6E0"/>
    <w:rsid w:val="41D4C159"/>
    <w:rsid w:val="41F992DF"/>
    <w:rsid w:val="4204A8E6"/>
    <w:rsid w:val="420EBF43"/>
    <w:rsid w:val="422B4A53"/>
    <w:rsid w:val="424C6D79"/>
    <w:rsid w:val="4261CED9"/>
    <w:rsid w:val="427488D1"/>
    <w:rsid w:val="429B8BA9"/>
    <w:rsid w:val="431247AE"/>
    <w:rsid w:val="431C35F0"/>
    <w:rsid w:val="431F6765"/>
    <w:rsid w:val="4328D133"/>
    <w:rsid w:val="434DF40A"/>
    <w:rsid w:val="4354D4A7"/>
    <w:rsid w:val="4360226C"/>
    <w:rsid w:val="4377D926"/>
    <w:rsid w:val="43835996"/>
    <w:rsid w:val="43ED9161"/>
    <w:rsid w:val="4400BB10"/>
    <w:rsid w:val="44015403"/>
    <w:rsid w:val="440BDA79"/>
    <w:rsid w:val="441AF318"/>
    <w:rsid w:val="442DE343"/>
    <w:rsid w:val="44448D86"/>
    <w:rsid w:val="44618ACE"/>
    <w:rsid w:val="44C9D490"/>
    <w:rsid w:val="44CBB4F8"/>
    <w:rsid w:val="44D0E26D"/>
    <w:rsid w:val="44DCA6AE"/>
    <w:rsid w:val="44E00797"/>
    <w:rsid w:val="44E2F47C"/>
    <w:rsid w:val="44E419DB"/>
    <w:rsid w:val="44EAF8E9"/>
    <w:rsid w:val="44F8D87C"/>
    <w:rsid w:val="454BD757"/>
    <w:rsid w:val="455A311C"/>
    <w:rsid w:val="4561FEDF"/>
    <w:rsid w:val="45A667B0"/>
    <w:rsid w:val="45A8A1E5"/>
    <w:rsid w:val="45B8314C"/>
    <w:rsid w:val="45C15349"/>
    <w:rsid w:val="45CF6ABD"/>
    <w:rsid w:val="4613FEAA"/>
    <w:rsid w:val="463F4A11"/>
    <w:rsid w:val="46490575"/>
    <w:rsid w:val="4651EA55"/>
    <w:rsid w:val="465D592C"/>
    <w:rsid w:val="466E652B"/>
    <w:rsid w:val="467C8A31"/>
    <w:rsid w:val="467EAC2A"/>
    <w:rsid w:val="46A0FA52"/>
    <w:rsid w:val="46BB9C47"/>
    <w:rsid w:val="46C3F218"/>
    <w:rsid w:val="46F05FE3"/>
    <w:rsid w:val="4710CF0E"/>
    <w:rsid w:val="473CB485"/>
    <w:rsid w:val="473EBE33"/>
    <w:rsid w:val="47943D45"/>
    <w:rsid w:val="4796ED82"/>
    <w:rsid w:val="47B71D80"/>
    <w:rsid w:val="47D9570D"/>
    <w:rsid w:val="47FA763F"/>
    <w:rsid w:val="4822BB90"/>
    <w:rsid w:val="4834CBF6"/>
    <w:rsid w:val="48690846"/>
    <w:rsid w:val="486BD8E9"/>
    <w:rsid w:val="487215C3"/>
    <w:rsid w:val="48CF52B0"/>
    <w:rsid w:val="48D8AF1F"/>
    <w:rsid w:val="48E17F1B"/>
    <w:rsid w:val="49000E1E"/>
    <w:rsid w:val="491E3654"/>
    <w:rsid w:val="494D812D"/>
    <w:rsid w:val="494E8880"/>
    <w:rsid w:val="495FF029"/>
    <w:rsid w:val="496151A5"/>
    <w:rsid w:val="49A41ABF"/>
    <w:rsid w:val="49B5BADB"/>
    <w:rsid w:val="49BC72A4"/>
    <w:rsid w:val="49F31A61"/>
    <w:rsid w:val="4A006BCE"/>
    <w:rsid w:val="4A06A43A"/>
    <w:rsid w:val="4A24B915"/>
    <w:rsid w:val="4A36C2DF"/>
    <w:rsid w:val="4A459AA5"/>
    <w:rsid w:val="4A5A9F29"/>
    <w:rsid w:val="4A80EA81"/>
    <w:rsid w:val="4A858C56"/>
    <w:rsid w:val="4A9821E9"/>
    <w:rsid w:val="4AA63073"/>
    <w:rsid w:val="4AA7C326"/>
    <w:rsid w:val="4AE5FD83"/>
    <w:rsid w:val="4AEA4EF2"/>
    <w:rsid w:val="4AF0E30E"/>
    <w:rsid w:val="4AF2B12F"/>
    <w:rsid w:val="4AF97ECD"/>
    <w:rsid w:val="4B17C76C"/>
    <w:rsid w:val="4B408F57"/>
    <w:rsid w:val="4B589E04"/>
    <w:rsid w:val="4B768B8C"/>
    <w:rsid w:val="4B807FCF"/>
    <w:rsid w:val="4BB99FD3"/>
    <w:rsid w:val="4BD48921"/>
    <w:rsid w:val="4BF96F0B"/>
    <w:rsid w:val="4C14A6DA"/>
    <w:rsid w:val="4C31EB66"/>
    <w:rsid w:val="4C3C7B04"/>
    <w:rsid w:val="4C3EEC28"/>
    <w:rsid w:val="4C49D103"/>
    <w:rsid w:val="4C543A61"/>
    <w:rsid w:val="4CAFE99C"/>
    <w:rsid w:val="4CCE9AD6"/>
    <w:rsid w:val="4D123A0F"/>
    <w:rsid w:val="4D193880"/>
    <w:rsid w:val="4D1CD3F1"/>
    <w:rsid w:val="4D378E14"/>
    <w:rsid w:val="4D493227"/>
    <w:rsid w:val="4D4F76F0"/>
    <w:rsid w:val="4D908672"/>
    <w:rsid w:val="4D9E0D45"/>
    <w:rsid w:val="4DB97E93"/>
    <w:rsid w:val="4DD19BD4"/>
    <w:rsid w:val="4DD990CA"/>
    <w:rsid w:val="4DE23651"/>
    <w:rsid w:val="4DE5F78A"/>
    <w:rsid w:val="4DE6BC78"/>
    <w:rsid w:val="4DEA9962"/>
    <w:rsid w:val="4DF703CC"/>
    <w:rsid w:val="4E003BAD"/>
    <w:rsid w:val="4E414F18"/>
    <w:rsid w:val="4E65CBF0"/>
    <w:rsid w:val="4E943198"/>
    <w:rsid w:val="4E943198"/>
    <w:rsid w:val="4EB2905D"/>
    <w:rsid w:val="4ECC3981"/>
    <w:rsid w:val="4EDBBC4B"/>
    <w:rsid w:val="4EE81579"/>
    <w:rsid w:val="4EE91FBF"/>
    <w:rsid w:val="4F0E27BB"/>
    <w:rsid w:val="4F0E96F4"/>
    <w:rsid w:val="4F19A5C2"/>
    <w:rsid w:val="4F2D41EB"/>
    <w:rsid w:val="4F3F79B0"/>
    <w:rsid w:val="4F4B28FE"/>
    <w:rsid w:val="4F5DB96D"/>
    <w:rsid w:val="4F6159C4"/>
    <w:rsid w:val="4F872AB7"/>
    <w:rsid w:val="4F89208F"/>
    <w:rsid w:val="4FE00AD9"/>
    <w:rsid w:val="500D3A23"/>
    <w:rsid w:val="505BE3A6"/>
    <w:rsid w:val="5068B71B"/>
    <w:rsid w:val="50A6AA24"/>
    <w:rsid w:val="50CB5FF5"/>
    <w:rsid w:val="50DA849F"/>
    <w:rsid w:val="50DC5469"/>
    <w:rsid w:val="50F15B65"/>
    <w:rsid w:val="5107197F"/>
    <w:rsid w:val="510940EB"/>
    <w:rsid w:val="510CEEF6"/>
    <w:rsid w:val="510EEB24"/>
    <w:rsid w:val="512FE998"/>
    <w:rsid w:val="516676FD"/>
    <w:rsid w:val="51770776"/>
    <w:rsid w:val="519F5E4F"/>
    <w:rsid w:val="51B13F6A"/>
    <w:rsid w:val="51B2D04E"/>
    <w:rsid w:val="51C49EB3"/>
    <w:rsid w:val="51E0A811"/>
    <w:rsid w:val="52177518"/>
    <w:rsid w:val="52402609"/>
    <w:rsid w:val="5246AFDD"/>
    <w:rsid w:val="524D78E2"/>
    <w:rsid w:val="524FE51D"/>
    <w:rsid w:val="52604AFD"/>
    <w:rsid w:val="5274F4CF"/>
    <w:rsid w:val="527B9F33"/>
    <w:rsid w:val="52844AC9"/>
    <w:rsid w:val="528745CF"/>
    <w:rsid w:val="529C7D76"/>
    <w:rsid w:val="52A6233C"/>
    <w:rsid w:val="52ACCC6E"/>
    <w:rsid w:val="52E444B2"/>
    <w:rsid w:val="52E9C979"/>
    <w:rsid w:val="5303B919"/>
    <w:rsid w:val="531D9B8D"/>
    <w:rsid w:val="5329355F"/>
    <w:rsid w:val="532C49E9"/>
    <w:rsid w:val="53329797"/>
    <w:rsid w:val="53339886"/>
    <w:rsid w:val="533F67B8"/>
    <w:rsid w:val="535D0004"/>
    <w:rsid w:val="537324A2"/>
    <w:rsid w:val="538B1493"/>
    <w:rsid w:val="53C20398"/>
    <w:rsid w:val="53DF07C1"/>
    <w:rsid w:val="53E57DFE"/>
    <w:rsid w:val="54086B96"/>
    <w:rsid w:val="541707A2"/>
    <w:rsid w:val="547A8D87"/>
    <w:rsid w:val="547C4075"/>
    <w:rsid w:val="5486C04B"/>
    <w:rsid w:val="54884732"/>
    <w:rsid w:val="548913F8"/>
    <w:rsid w:val="5495E522"/>
    <w:rsid w:val="54C769E5"/>
    <w:rsid w:val="54E85079"/>
    <w:rsid w:val="54EC779D"/>
    <w:rsid w:val="54F29EAF"/>
    <w:rsid w:val="550B1859"/>
    <w:rsid w:val="552D020F"/>
    <w:rsid w:val="552D3470"/>
    <w:rsid w:val="552E42C9"/>
    <w:rsid w:val="55302EA3"/>
    <w:rsid w:val="5535AE43"/>
    <w:rsid w:val="557A8912"/>
    <w:rsid w:val="558FAA9D"/>
    <w:rsid w:val="559230D1"/>
    <w:rsid w:val="5598BE4F"/>
    <w:rsid w:val="55A4317E"/>
    <w:rsid w:val="55ABF81F"/>
    <w:rsid w:val="55B9CD72"/>
    <w:rsid w:val="55CD87ED"/>
    <w:rsid w:val="55DC4362"/>
    <w:rsid w:val="55F512C8"/>
    <w:rsid w:val="56579A38"/>
    <w:rsid w:val="5668BBB4"/>
    <w:rsid w:val="5674DC5D"/>
    <w:rsid w:val="56DB5247"/>
    <w:rsid w:val="56E2140E"/>
    <w:rsid w:val="56EA33F6"/>
    <w:rsid w:val="570C4BD1"/>
    <w:rsid w:val="5712A175"/>
    <w:rsid w:val="571F6E4A"/>
    <w:rsid w:val="57404D8E"/>
    <w:rsid w:val="5745A731"/>
    <w:rsid w:val="5753EC79"/>
    <w:rsid w:val="57876ABA"/>
    <w:rsid w:val="579FB80D"/>
    <w:rsid w:val="57E25D89"/>
    <w:rsid w:val="57E5E681"/>
    <w:rsid w:val="581288B9"/>
    <w:rsid w:val="581E4C78"/>
    <w:rsid w:val="58215490"/>
    <w:rsid w:val="582F9B89"/>
    <w:rsid w:val="58801D7C"/>
    <w:rsid w:val="5880CED6"/>
    <w:rsid w:val="58968BA5"/>
    <w:rsid w:val="589A5D85"/>
    <w:rsid w:val="58A610BF"/>
    <w:rsid w:val="58B19D05"/>
    <w:rsid w:val="58C86D25"/>
    <w:rsid w:val="58EE5AC6"/>
    <w:rsid w:val="58F780FB"/>
    <w:rsid w:val="590F9F76"/>
    <w:rsid w:val="5911C511"/>
    <w:rsid w:val="592F8E18"/>
    <w:rsid w:val="593D78AF"/>
    <w:rsid w:val="59464783"/>
    <w:rsid w:val="5954EC5D"/>
    <w:rsid w:val="595FF698"/>
    <w:rsid w:val="59638F2D"/>
    <w:rsid w:val="59676E72"/>
    <w:rsid w:val="5983F2D3"/>
    <w:rsid w:val="59A60885"/>
    <w:rsid w:val="59D51038"/>
    <w:rsid w:val="59DF3094"/>
    <w:rsid w:val="59FBCFC7"/>
    <w:rsid w:val="5A007520"/>
    <w:rsid w:val="5A25C45F"/>
    <w:rsid w:val="5A6F9EB5"/>
    <w:rsid w:val="5AC9605B"/>
    <w:rsid w:val="5B0EE579"/>
    <w:rsid w:val="5B215FB5"/>
    <w:rsid w:val="5B6E4AAB"/>
    <w:rsid w:val="5BA3C898"/>
    <w:rsid w:val="5BA55F76"/>
    <w:rsid w:val="5BB09315"/>
    <w:rsid w:val="5BB73EE4"/>
    <w:rsid w:val="5BD77B0F"/>
    <w:rsid w:val="5BEB17E3"/>
    <w:rsid w:val="5C76D752"/>
    <w:rsid w:val="5C8192BD"/>
    <w:rsid w:val="5CA452B4"/>
    <w:rsid w:val="5CE637E7"/>
    <w:rsid w:val="5D0040F2"/>
    <w:rsid w:val="5D0817C6"/>
    <w:rsid w:val="5D1780F4"/>
    <w:rsid w:val="5D26569B"/>
    <w:rsid w:val="5D2C54FB"/>
    <w:rsid w:val="5D3602DA"/>
    <w:rsid w:val="5D369848"/>
    <w:rsid w:val="5D396BE4"/>
    <w:rsid w:val="5D4D13C7"/>
    <w:rsid w:val="5D521AB3"/>
    <w:rsid w:val="5D80118E"/>
    <w:rsid w:val="5D963A5C"/>
    <w:rsid w:val="5D9E566E"/>
    <w:rsid w:val="5DC2C89A"/>
    <w:rsid w:val="5DC91BFD"/>
    <w:rsid w:val="5DD1A308"/>
    <w:rsid w:val="5DF688F8"/>
    <w:rsid w:val="5DF79C82"/>
    <w:rsid w:val="5DF8F1C4"/>
    <w:rsid w:val="5E0DDAF0"/>
    <w:rsid w:val="5E0F0916"/>
    <w:rsid w:val="5E290397"/>
    <w:rsid w:val="5E4C8234"/>
    <w:rsid w:val="5E5A3012"/>
    <w:rsid w:val="5E5B6923"/>
    <w:rsid w:val="5E64520F"/>
    <w:rsid w:val="5E79E668"/>
    <w:rsid w:val="5E7D80EA"/>
    <w:rsid w:val="5E8CA7CC"/>
    <w:rsid w:val="5E94B1B3"/>
    <w:rsid w:val="5EA96F76"/>
    <w:rsid w:val="5EB611C4"/>
    <w:rsid w:val="5EC92106"/>
    <w:rsid w:val="5F1235D9"/>
    <w:rsid w:val="5F18BD43"/>
    <w:rsid w:val="5F22C981"/>
    <w:rsid w:val="5F241A43"/>
    <w:rsid w:val="5F2CB18D"/>
    <w:rsid w:val="5F3A58EE"/>
    <w:rsid w:val="5F3DEB5C"/>
    <w:rsid w:val="5F5658D0"/>
    <w:rsid w:val="5F62EB6E"/>
    <w:rsid w:val="5F638E69"/>
    <w:rsid w:val="5F7383EA"/>
    <w:rsid w:val="5FA13164"/>
    <w:rsid w:val="5FC49747"/>
    <w:rsid w:val="5FCA2FBD"/>
    <w:rsid w:val="5FEF07C4"/>
    <w:rsid w:val="600958DF"/>
    <w:rsid w:val="600C1A91"/>
    <w:rsid w:val="604EEF5F"/>
    <w:rsid w:val="605A8F2B"/>
    <w:rsid w:val="6065CD77"/>
    <w:rsid w:val="60918513"/>
    <w:rsid w:val="60C9E57F"/>
    <w:rsid w:val="60CE7251"/>
    <w:rsid w:val="60CFF9C0"/>
    <w:rsid w:val="60F4000F"/>
    <w:rsid w:val="60F5EF3F"/>
    <w:rsid w:val="61384F06"/>
    <w:rsid w:val="6153AED4"/>
    <w:rsid w:val="617FB992"/>
    <w:rsid w:val="61853895"/>
    <w:rsid w:val="61BD0D9C"/>
    <w:rsid w:val="61BFF5F8"/>
    <w:rsid w:val="61F93816"/>
    <w:rsid w:val="62023775"/>
    <w:rsid w:val="62214710"/>
    <w:rsid w:val="622D3DEE"/>
    <w:rsid w:val="62308DE7"/>
    <w:rsid w:val="6232A38F"/>
    <w:rsid w:val="6256B6EC"/>
    <w:rsid w:val="628464C6"/>
    <w:rsid w:val="62D07E02"/>
    <w:rsid w:val="63172637"/>
    <w:rsid w:val="6322EF68"/>
    <w:rsid w:val="6333B785"/>
    <w:rsid w:val="633F0738"/>
    <w:rsid w:val="63460259"/>
    <w:rsid w:val="634E0646"/>
    <w:rsid w:val="63615A13"/>
    <w:rsid w:val="6363D643"/>
    <w:rsid w:val="637B8695"/>
    <w:rsid w:val="638FC860"/>
    <w:rsid w:val="63A95C59"/>
    <w:rsid w:val="63A9813E"/>
    <w:rsid w:val="63AAEEB2"/>
    <w:rsid w:val="63AEDCA8"/>
    <w:rsid w:val="63AFDDEB"/>
    <w:rsid w:val="63B50EE1"/>
    <w:rsid w:val="63C628F8"/>
    <w:rsid w:val="63D21015"/>
    <w:rsid w:val="63DB8582"/>
    <w:rsid w:val="63EE081E"/>
    <w:rsid w:val="63EFCC12"/>
    <w:rsid w:val="642077EE"/>
    <w:rsid w:val="6427B499"/>
    <w:rsid w:val="644240D4"/>
    <w:rsid w:val="644BCA77"/>
    <w:rsid w:val="645544E8"/>
    <w:rsid w:val="647ADE9C"/>
    <w:rsid w:val="6480F6F3"/>
    <w:rsid w:val="6490AFDC"/>
    <w:rsid w:val="64C9F4D8"/>
    <w:rsid w:val="64E6BA17"/>
    <w:rsid w:val="64EE5809"/>
    <w:rsid w:val="65002DF4"/>
    <w:rsid w:val="65099311"/>
    <w:rsid w:val="65669C93"/>
    <w:rsid w:val="6589D184"/>
    <w:rsid w:val="658CFDD1"/>
    <w:rsid w:val="6595020A"/>
    <w:rsid w:val="65AB9726"/>
    <w:rsid w:val="65AFA956"/>
    <w:rsid w:val="65B17C71"/>
    <w:rsid w:val="65BE4330"/>
    <w:rsid w:val="65C5AC01"/>
    <w:rsid w:val="65DFEE05"/>
    <w:rsid w:val="65EF9856"/>
    <w:rsid w:val="65FCE956"/>
    <w:rsid w:val="66039F81"/>
    <w:rsid w:val="6615FDA3"/>
    <w:rsid w:val="6623170D"/>
    <w:rsid w:val="662F061F"/>
    <w:rsid w:val="6632F4F5"/>
    <w:rsid w:val="66334817"/>
    <w:rsid w:val="663FF3C7"/>
    <w:rsid w:val="6654D6FF"/>
    <w:rsid w:val="6659BEBA"/>
    <w:rsid w:val="6673C011"/>
    <w:rsid w:val="6675A92A"/>
    <w:rsid w:val="6679E2F9"/>
    <w:rsid w:val="669E1EFB"/>
    <w:rsid w:val="66AA5B1D"/>
    <w:rsid w:val="66C4E261"/>
    <w:rsid w:val="66EEB0CC"/>
    <w:rsid w:val="6713F1DC"/>
    <w:rsid w:val="67146454"/>
    <w:rsid w:val="672B79BC"/>
    <w:rsid w:val="6732E4B3"/>
    <w:rsid w:val="67356489"/>
    <w:rsid w:val="6749768C"/>
    <w:rsid w:val="67528992"/>
    <w:rsid w:val="675728C4"/>
    <w:rsid w:val="675D1DF5"/>
    <w:rsid w:val="675E04A0"/>
    <w:rsid w:val="67661A47"/>
    <w:rsid w:val="677A2FDA"/>
    <w:rsid w:val="6781B90F"/>
    <w:rsid w:val="67C7B850"/>
    <w:rsid w:val="67D2AE1B"/>
    <w:rsid w:val="67DE2084"/>
    <w:rsid w:val="67DF0D78"/>
    <w:rsid w:val="67E791E0"/>
    <w:rsid w:val="680D5E25"/>
    <w:rsid w:val="68443EA4"/>
    <w:rsid w:val="68521C8A"/>
    <w:rsid w:val="6864F217"/>
    <w:rsid w:val="687CDF1E"/>
    <w:rsid w:val="6882ACDE"/>
    <w:rsid w:val="68B3B2BA"/>
    <w:rsid w:val="68BDAB40"/>
    <w:rsid w:val="68CF3B6F"/>
    <w:rsid w:val="6901AEA8"/>
    <w:rsid w:val="6903FEA9"/>
    <w:rsid w:val="690A67BE"/>
    <w:rsid w:val="691FF01E"/>
    <w:rsid w:val="693FB2CD"/>
    <w:rsid w:val="6963E676"/>
    <w:rsid w:val="69693B91"/>
    <w:rsid w:val="6998C405"/>
    <w:rsid w:val="69BB5124"/>
    <w:rsid w:val="69BC867F"/>
    <w:rsid w:val="69F9C879"/>
    <w:rsid w:val="6A057AC8"/>
    <w:rsid w:val="6A0FF705"/>
    <w:rsid w:val="6A556324"/>
    <w:rsid w:val="6A598C7B"/>
    <w:rsid w:val="6A7D77E3"/>
    <w:rsid w:val="6A9D9D5E"/>
    <w:rsid w:val="6A9ED8DE"/>
    <w:rsid w:val="6ADD5ECB"/>
    <w:rsid w:val="6AE4B676"/>
    <w:rsid w:val="6B1107C7"/>
    <w:rsid w:val="6B2C8D2E"/>
    <w:rsid w:val="6B33881B"/>
    <w:rsid w:val="6B4676EF"/>
    <w:rsid w:val="6B4A0028"/>
    <w:rsid w:val="6B5189C2"/>
    <w:rsid w:val="6B549AF6"/>
    <w:rsid w:val="6B7022DE"/>
    <w:rsid w:val="6BA0BE38"/>
    <w:rsid w:val="6BAC9488"/>
    <w:rsid w:val="6BBF87A5"/>
    <w:rsid w:val="6BDC9ECD"/>
    <w:rsid w:val="6BFBA419"/>
    <w:rsid w:val="6C11A97E"/>
    <w:rsid w:val="6C20CC8E"/>
    <w:rsid w:val="6C36E1FB"/>
    <w:rsid w:val="6C3C07EA"/>
    <w:rsid w:val="6C53BA6C"/>
    <w:rsid w:val="6C6881F7"/>
    <w:rsid w:val="6C6FD12A"/>
    <w:rsid w:val="6C7C6F45"/>
    <w:rsid w:val="6C8F24F6"/>
    <w:rsid w:val="6C94EE4A"/>
    <w:rsid w:val="6C9E525B"/>
    <w:rsid w:val="6CCDC25A"/>
    <w:rsid w:val="6CCDC25A"/>
    <w:rsid w:val="6CD3AA00"/>
    <w:rsid w:val="6CEE5583"/>
    <w:rsid w:val="6CF253F1"/>
    <w:rsid w:val="6CF5B6AC"/>
    <w:rsid w:val="6D012844"/>
    <w:rsid w:val="6D2D2DBE"/>
    <w:rsid w:val="6D42715D"/>
    <w:rsid w:val="6D42D224"/>
    <w:rsid w:val="6D44D2D7"/>
    <w:rsid w:val="6D571C4B"/>
    <w:rsid w:val="6D73651A"/>
    <w:rsid w:val="6D7456AC"/>
    <w:rsid w:val="6D7B9968"/>
    <w:rsid w:val="6D954361"/>
    <w:rsid w:val="6DC45311"/>
    <w:rsid w:val="6DC8B02F"/>
    <w:rsid w:val="6DF050ED"/>
    <w:rsid w:val="6E411BA6"/>
    <w:rsid w:val="6E5EA7D6"/>
    <w:rsid w:val="6E8390BA"/>
    <w:rsid w:val="6E8D15CC"/>
    <w:rsid w:val="6E932C17"/>
    <w:rsid w:val="6EA0BB52"/>
    <w:rsid w:val="6EB52B10"/>
    <w:rsid w:val="6EB96A47"/>
    <w:rsid w:val="6EBA6C65"/>
    <w:rsid w:val="6ED8294E"/>
    <w:rsid w:val="6EE6F5BB"/>
    <w:rsid w:val="6EF6189D"/>
    <w:rsid w:val="6F00AEFC"/>
    <w:rsid w:val="6F317A1A"/>
    <w:rsid w:val="6F3DDE6A"/>
    <w:rsid w:val="6F4153EC"/>
    <w:rsid w:val="6F4CC892"/>
    <w:rsid w:val="6F4E2FD3"/>
    <w:rsid w:val="6F7F94C8"/>
    <w:rsid w:val="6F824A3E"/>
    <w:rsid w:val="6F929A44"/>
    <w:rsid w:val="6F942892"/>
    <w:rsid w:val="6F9D86AF"/>
    <w:rsid w:val="6FAF77D3"/>
    <w:rsid w:val="6FDA84C1"/>
    <w:rsid w:val="7009F40F"/>
    <w:rsid w:val="703DB382"/>
    <w:rsid w:val="704289CB"/>
    <w:rsid w:val="7056DD79"/>
    <w:rsid w:val="70660B11"/>
    <w:rsid w:val="709F3F94"/>
    <w:rsid w:val="70B3DCF4"/>
    <w:rsid w:val="70C239C6"/>
    <w:rsid w:val="70D83F71"/>
    <w:rsid w:val="70DF12E0"/>
    <w:rsid w:val="70E3DEE2"/>
    <w:rsid w:val="7115A83F"/>
    <w:rsid w:val="712A491C"/>
    <w:rsid w:val="716B3731"/>
    <w:rsid w:val="717F228F"/>
    <w:rsid w:val="71A09D0F"/>
    <w:rsid w:val="71A55265"/>
    <w:rsid w:val="71C31AB6"/>
    <w:rsid w:val="723BE9CF"/>
    <w:rsid w:val="724848D4"/>
    <w:rsid w:val="727F0142"/>
    <w:rsid w:val="7284E379"/>
    <w:rsid w:val="728DE89E"/>
    <w:rsid w:val="729D4E3D"/>
    <w:rsid w:val="72BB7B97"/>
    <w:rsid w:val="72C518FD"/>
    <w:rsid w:val="72DAB791"/>
    <w:rsid w:val="72E375B9"/>
    <w:rsid w:val="72ECB492"/>
    <w:rsid w:val="72F8C261"/>
    <w:rsid w:val="732A4236"/>
    <w:rsid w:val="7350AAD9"/>
    <w:rsid w:val="735BF54E"/>
    <w:rsid w:val="73A85E37"/>
    <w:rsid w:val="73EB346A"/>
    <w:rsid w:val="73F9B268"/>
    <w:rsid w:val="74089090"/>
    <w:rsid w:val="743227D8"/>
    <w:rsid w:val="74554782"/>
    <w:rsid w:val="74595046"/>
    <w:rsid w:val="74964787"/>
    <w:rsid w:val="749879C0"/>
    <w:rsid w:val="74B99CEC"/>
    <w:rsid w:val="74BB1307"/>
    <w:rsid w:val="74D8E500"/>
    <w:rsid w:val="74DAAA2B"/>
    <w:rsid w:val="7515001C"/>
    <w:rsid w:val="7550F0E8"/>
    <w:rsid w:val="7561026B"/>
    <w:rsid w:val="75AA51EE"/>
    <w:rsid w:val="75B3CA4E"/>
    <w:rsid w:val="75B99291"/>
    <w:rsid w:val="75BC6BED"/>
    <w:rsid w:val="75C1CBEF"/>
    <w:rsid w:val="75D9EBD0"/>
    <w:rsid w:val="76015CE1"/>
    <w:rsid w:val="7605507B"/>
    <w:rsid w:val="76090BF1"/>
    <w:rsid w:val="760C0AF4"/>
    <w:rsid w:val="76112554"/>
    <w:rsid w:val="76244842"/>
    <w:rsid w:val="76387D54"/>
    <w:rsid w:val="765CA337"/>
    <w:rsid w:val="76708EBB"/>
    <w:rsid w:val="76772CDC"/>
    <w:rsid w:val="76D17019"/>
    <w:rsid w:val="76D3A6E8"/>
    <w:rsid w:val="76F1E7E8"/>
    <w:rsid w:val="76FF4112"/>
    <w:rsid w:val="775E5171"/>
    <w:rsid w:val="778B3971"/>
    <w:rsid w:val="77A7E1A5"/>
    <w:rsid w:val="77B51206"/>
    <w:rsid w:val="7824E32C"/>
    <w:rsid w:val="785A16ED"/>
    <w:rsid w:val="788EC215"/>
    <w:rsid w:val="78B016AE"/>
    <w:rsid w:val="78DACEAF"/>
    <w:rsid w:val="78F93B29"/>
    <w:rsid w:val="78FA06B4"/>
    <w:rsid w:val="78FCBCE3"/>
    <w:rsid w:val="79133621"/>
    <w:rsid w:val="7917749B"/>
    <w:rsid w:val="791B60BC"/>
    <w:rsid w:val="79271162"/>
    <w:rsid w:val="79446A08"/>
    <w:rsid w:val="794FAD82"/>
    <w:rsid w:val="7956C9C7"/>
    <w:rsid w:val="7972AE73"/>
    <w:rsid w:val="7998D15F"/>
    <w:rsid w:val="7999C855"/>
    <w:rsid w:val="79AADB61"/>
    <w:rsid w:val="79DBFD77"/>
    <w:rsid w:val="7A1886C9"/>
    <w:rsid w:val="7A200760"/>
    <w:rsid w:val="7A20E1D4"/>
    <w:rsid w:val="7A3788C0"/>
    <w:rsid w:val="7A4826BE"/>
    <w:rsid w:val="7A4D9291"/>
    <w:rsid w:val="7AC85699"/>
    <w:rsid w:val="7AE4ACE2"/>
    <w:rsid w:val="7B24F770"/>
    <w:rsid w:val="7B2CC547"/>
    <w:rsid w:val="7B2CF8DB"/>
    <w:rsid w:val="7B42B5D6"/>
    <w:rsid w:val="7B559A2F"/>
    <w:rsid w:val="7B73C9E0"/>
    <w:rsid w:val="7B794030"/>
    <w:rsid w:val="7BABCBAE"/>
    <w:rsid w:val="7BE56E13"/>
    <w:rsid w:val="7BF6C205"/>
    <w:rsid w:val="7BFE28C7"/>
    <w:rsid w:val="7C0B4518"/>
    <w:rsid w:val="7C1473E0"/>
    <w:rsid w:val="7C3988ED"/>
    <w:rsid w:val="7C449B13"/>
    <w:rsid w:val="7C5B6262"/>
    <w:rsid w:val="7CA8C618"/>
    <w:rsid w:val="7CDDD73C"/>
    <w:rsid w:val="7CDEDB55"/>
    <w:rsid w:val="7CF9D33F"/>
    <w:rsid w:val="7D0240A1"/>
    <w:rsid w:val="7D0743EE"/>
    <w:rsid w:val="7D25BC95"/>
    <w:rsid w:val="7D2B40B9"/>
    <w:rsid w:val="7D46542C"/>
    <w:rsid w:val="7D50EA12"/>
    <w:rsid w:val="7D6CB2E0"/>
    <w:rsid w:val="7D807E7F"/>
    <w:rsid w:val="7D8954B6"/>
    <w:rsid w:val="7DDC9B35"/>
    <w:rsid w:val="7DFAD536"/>
    <w:rsid w:val="7E04062A"/>
    <w:rsid w:val="7E1CE39F"/>
    <w:rsid w:val="7E20D30F"/>
    <w:rsid w:val="7E3E6AA9"/>
    <w:rsid w:val="7E62A552"/>
    <w:rsid w:val="7E7C26FC"/>
    <w:rsid w:val="7E851B52"/>
    <w:rsid w:val="7E87924C"/>
    <w:rsid w:val="7E8C76FC"/>
    <w:rsid w:val="7E94AF69"/>
    <w:rsid w:val="7E9C5A18"/>
    <w:rsid w:val="7EB505BD"/>
    <w:rsid w:val="7EBFEEAD"/>
    <w:rsid w:val="7ECD2BD7"/>
    <w:rsid w:val="7EF88A71"/>
    <w:rsid w:val="7F1CBEBE"/>
    <w:rsid w:val="7F22FE43"/>
    <w:rsid w:val="7F3C06EB"/>
    <w:rsid w:val="7F4132F4"/>
    <w:rsid w:val="7F4DCE3F"/>
    <w:rsid w:val="7F99EAB2"/>
    <w:rsid w:val="7FC0B9E1"/>
    <w:rsid w:val="7FF0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4487"/>
  <w15:chartTrackingRefBased/>
  <w15:docId w15:val="{581E308C-4520-4047-9B50-2AE264DA88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873BC3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873BC3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1">
    <w:uiPriority w:val="39"/>
    <w:name w:val="toc 1"/>
    <w:basedOn w:val="Normal"/>
    <w:next w:val="Normal"/>
    <w:unhideWhenUsed/>
    <w:rsid w:val="0873BC31"/>
    <w:pPr>
      <w:spacing w:after="100"/>
    </w:pPr>
  </w:style>
  <w:style w:type="character" w:styleId="Hyperlink">
    <w:uiPriority w:val="99"/>
    <w:name w:val="Hyperlink"/>
    <w:basedOn w:val="DefaultParagraphFont"/>
    <w:unhideWhenUsed/>
    <w:rsid w:val="0873BC31"/>
    <w:rPr>
      <w:color w:val="467886"/>
      <w:u w:val="single"/>
    </w:rPr>
  </w:style>
  <w:style w:type="paragraph" w:styleId="TOC2">
    <w:uiPriority w:val="39"/>
    <w:name w:val="toc 2"/>
    <w:basedOn w:val="Normal"/>
    <w:next w:val="Normal"/>
    <w:unhideWhenUsed/>
    <w:rsid w:val="0873BC31"/>
    <w:pPr>
      <w:spacing w:after="100"/>
      <w:ind w:left="220"/>
    </w:pPr>
  </w:style>
  <w:style w:type="paragraph" w:styleId="Heading3">
    <w:uiPriority w:val="9"/>
    <w:name w:val="heading 3"/>
    <w:basedOn w:val="Normal"/>
    <w:next w:val="Normal"/>
    <w:unhideWhenUsed/>
    <w:qFormat/>
    <w:rsid w:val="0873BC31"/>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3">
    <w:uiPriority w:val="39"/>
    <w:name w:val="toc 3"/>
    <w:basedOn w:val="Normal"/>
    <w:next w:val="Normal"/>
    <w:unhideWhenUsed/>
    <w:rsid w:val="2BAA8972"/>
    <w:pPr>
      <w:spacing w:after="100"/>
      <w:ind w:left="440"/>
    </w:pPr>
  </w:style>
  <w:style w:type="paragraph" w:styleId="ListParagraph">
    <w:uiPriority w:val="34"/>
    <w:name w:val="List Paragraph"/>
    <w:basedOn w:val="Normal"/>
    <w:qFormat/>
    <w:rsid w:val="2BAA897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google.com/url?q=https://doi.org/10.33086/atcsj.v5i2.3751&amp;sa=D&amp;source=docs&amp;ust=1766983878349701&amp;usg=AOvVaw2VxOrp9z0b28dMCl7GiUyq" TargetMode="External" Id="R253db1a344e24c90" /><Relationship Type="http://schemas.openxmlformats.org/officeDocument/2006/relationships/hyperlink" Target="https://www.google.com/url?q=https://doi.org/10.11591/ijeecs.v34.i1.pp548-555&amp;sa=D&amp;source=docs&amp;ust=1766983878359486&amp;usg=AOvVaw2XSQhjqnm2RnWJacBzUyuu" TargetMode="External" Id="R794621c8e7dd476f" /><Relationship Type="http://schemas.openxmlformats.org/officeDocument/2006/relationships/hyperlink" Target="https://www.google.com/url?q=https://doi.org/10.35870/jtik.v7i4.1830&amp;sa=D&amp;source=docs&amp;ust=1766983878359626&amp;usg=AOvVaw2_decW7YZcxPH7DXGaazmj" TargetMode="External" Id="Rd54866e806fa4e53" /><Relationship Type="http://schemas.openxmlformats.org/officeDocument/2006/relationships/hyperlink" Target="http://repository.lppm.unila.ac.id/5946/1/023.pdf" TargetMode="External" Id="R7237e5b095c34c6b" /><Relationship Type="http://schemas.openxmlformats.org/officeDocument/2006/relationships/hyperlink" Target="http://repository.lppm.unila.ac.id/5946/1/023.pdf" TargetMode="External" Id="R644760947ad34b09" /><Relationship Type="http://schemas.openxmlformats.org/officeDocument/2006/relationships/hyperlink" Target="https://pdfs.semanticscholar.org/5904/9ee560639d1e454b7f9a41497e24fa9cb4bb.pdf" TargetMode="External" Id="R09614cfe78844272" /><Relationship Type="http://schemas.openxmlformats.org/officeDocument/2006/relationships/hyperlink" Target="https://pdfs.semanticscholar.org/5904/9ee560639d1e454b7f9a41497e24fa9cb4bb.pdf" TargetMode="External" Id="Rfc6e9653ee4445f0"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2698781" /><Relationship Type="http://schemas.openxmlformats.org/officeDocument/2006/relationships/comments" Target="comments.xml" Id="Rec7dc977abb74930" /><Relationship Type="http://schemas.microsoft.com/office/2011/relationships/people" Target="people.xml" Id="Re68d7a30fdf449fb" /><Relationship Type="http://schemas.microsoft.com/office/2011/relationships/commentsExtended" Target="commentsExtended.xml" Id="R26ab01415c2a4577" /><Relationship Type="http://schemas.microsoft.com/office/2016/09/relationships/commentsIds" Target="commentsIds.xml" Id="R2d854835d2984e6a" /><Relationship Type="http://schemas.microsoft.com/office/2018/08/relationships/commentsExtensible" Target="commentsExtensible.xml" Id="R897608ca3b2946c0" /><Relationship Type="http://schemas.openxmlformats.org/officeDocument/2006/relationships/image" Target="/media/image2.png" Id="rId11832422" /><Relationship Type="http://schemas.openxmlformats.org/officeDocument/2006/relationships/image" Target="/media/image3.png" Id="rId1611415225" /><Relationship Type="http://schemas.openxmlformats.org/officeDocument/2006/relationships/image" Target="/media/image4.png" Id="rId1599322126" /><Relationship Type="http://schemas.openxmlformats.org/officeDocument/2006/relationships/image" Target="/media/image5.png" Id="rId1927854734" /><Relationship Type="http://schemas.openxmlformats.org/officeDocument/2006/relationships/hyperlink" Target="https://drive.google.com/drive/folders/1XUCzg2SAMiw-3WIIF9TSsRIgr0c9f-Kt?usp=sharing" TargetMode="External" Id="R6ef770c5ed564bb8" /><Relationship Type="http://schemas.openxmlformats.org/officeDocument/2006/relationships/image" Target="/media/image6.png" Id="rId684822502" /><Relationship Type="http://schemas.openxmlformats.org/officeDocument/2006/relationships/image" Target="/media/image7.png" Id="rId154686745" /><Relationship Type="http://schemas.openxmlformats.org/officeDocument/2006/relationships/image" Target="/media/image8.png" Id="rId1646021193" /><Relationship Type="http://schemas.openxmlformats.org/officeDocument/2006/relationships/image" Target="/media/image9.png" Id="rId1029112367" /><Relationship Type="http://schemas.openxmlformats.org/officeDocument/2006/relationships/image" Target="/media/imagea.png" Id="rId1665267821" /><Relationship Type="http://schemas.openxmlformats.org/officeDocument/2006/relationships/image" Target="/media/imageb.png" Id="rId610463375" /><Relationship Type="http://schemas.openxmlformats.org/officeDocument/2006/relationships/image" Target="/media/imagec.png" Id="rId1660239143" /><Relationship Type="http://schemas.openxmlformats.org/officeDocument/2006/relationships/image" Target="/media/imaged.png" Id="rId345101426" /><Relationship Type="http://schemas.openxmlformats.org/officeDocument/2006/relationships/image" Target="/media/imagee.png" Id="rId1585538117" /><Relationship Type="http://schemas.openxmlformats.org/officeDocument/2006/relationships/image" Target="/media/imagef.png" Id="rId2008979103" /><Relationship Type="http://schemas.openxmlformats.org/officeDocument/2006/relationships/image" Target="/media/image10.png" Id="rId1865511135" /><Relationship Type="http://schemas.openxmlformats.org/officeDocument/2006/relationships/hyperlink" Target="https://doi.org/10.11591/ijeecs.v34.i1.pp548-555" TargetMode="External" Id="Rc28147acf32f4d02" /><Relationship Type="http://schemas.openxmlformats.org/officeDocument/2006/relationships/hyperlink" Target="https://pdfs.semanticscholar.org/5904/9ee560639d1e454b7f9a41497e24fa9cb4bb.pdf" TargetMode="External" Id="R273373f896cb4596" /><Relationship Type="http://schemas.openxmlformats.org/officeDocument/2006/relationships/hyperlink" Target="http://news.sap.com/2023/10/sap-btp-use-cases-deeper-broader-faster/" TargetMode="External" Id="R20afe3d4c8c84e65" /><Relationship Type="http://schemas.openxmlformats.org/officeDocument/2006/relationships/hyperlink" Target="https://apphaus.sap.com/project/kaust-transforms-campus-to-smart-city-with-sap-business-technology-platform" TargetMode="External" Id="R0dcae6701cb24163" /><Relationship Type="http://schemas.openxmlformats.org/officeDocument/2006/relationships/hyperlink" Target="https://www.mdpi.com/2071-1050/15/11/8780" TargetMode="External" Id="Rc5db4f081e484a88" /><Relationship Type="http://schemas.openxmlformats.org/officeDocument/2006/relationships/hyperlink" Target="https://www.researchgate.net/profile/Melda-Manuhutu-2/publication/329362873_Academic_Information_System_for_Student_Case_Study_Victory_University_of_Sorong/links/5c04b1ec45851523d159b34b/Academic-Information-System-for-Student-Case-Study-Victory-University-of-Sorong.pdf" TargetMode="External" Id="Rf01059ac7d7e47f9" /><Relationship Type="http://schemas.openxmlformats.org/officeDocument/2006/relationships/hyperlink" Target="http://journal2.unusa.ac.id/index.php/ATCSJ/article/download/3751/1950" TargetMode="External" Id="R1e57f84ad5174bb5" /><Relationship Type="http://schemas.openxmlformats.org/officeDocument/2006/relationships/hyperlink" Target="http://repository.lppm.unila.ac.id/5946/1/023.pdf" TargetMode="External" Id="R414f7def245c4150" /><Relationship Type="http://schemas.openxmlformats.org/officeDocument/2006/relationships/hyperlink" Target="https://arxiv.org/pdf/1309.5351" TargetMode="External" Id="R59091b9e7de2491f" /><Relationship Type="http://schemas.openxmlformats.org/officeDocument/2006/relationships/hyperlink" Target="https://doi.org/10.32628/cseit241061219" TargetMode="External" Id="R1e4cc3cb9e6c4fd2" /><Relationship Type="http://schemas.openxmlformats.org/officeDocument/2006/relationships/hyperlink" Target="https://sapinsider.org/event-presentations/exploring-sap-btp-reference-architecture-to-master-multi-cloud-and-platform-environments/" TargetMode="External" Id="R5edb29ce67f04eb1" /><Relationship Type="http://schemas.openxmlformats.org/officeDocument/2006/relationships/hyperlink" Target="http://news.sap.com/2022/10/sap-btp-use-cases-in-cloud/?utm_source=chatgpt.com" TargetMode="External" Id="R2651b3d1bc29461a" /><Relationship Type="http://schemas.openxmlformats.org/officeDocument/2006/relationships/hyperlink" Target="https://iopscience.iop.org/article/10.1088/1757-899X/434/1/012258/pdf" TargetMode="External" Id="R02d74f6791fc4f28" /><Relationship Type="http://schemas.microsoft.com/office/2020/10/relationships/intelligence" Target="intelligence2.xml" Id="R9d80f9ca9c9449b5" /><Relationship Type="http://schemas.openxmlformats.org/officeDocument/2006/relationships/numbering" Target="numbering.xml" Id="Ra3fca6532f574b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2025-12-23T13:27:33.7071558Z</dcterms:created>
  <dcterms:modified xsi:type="dcterms:W3CDTF">2025-12-29T15:42:40.2609935Z</dcterms:modified>
  <dc:creator>CHUA JIA LIN</dc:creator>
  <lastModifiedBy>Guest User</lastModifiedBy>
</coreProperties>
</file>